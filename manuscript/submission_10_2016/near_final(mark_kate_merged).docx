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847A0D" w14:textId="77777777" w:rsidR="000B27ED" w:rsidRDefault="00D80E19" w:rsidP="00076DDE">
      <w:pPr>
        <w:pStyle w:val="Heading1"/>
        <w:spacing w:line="480" w:lineRule="auto"/>
      </w:pPr>
      <w:r>
        <w:t xml:space="preserve">Abstract </w:t>
      </w:r>
    </w:p>
    <w:p w14:paraId="544B3590" w14:textId="77777777" w:rsidR="00D80E19" w:rsidRDefault="00D80E19" w:rsidP="00076DDE">
      <w:pPr>
        <w:spacing w:line="480" w:lineRule="auto"/>
      </w:pPr>
    </w:p>
    <w:p w14:paraId="56DA7DB1" w14:textId="77777777" w:rsidR="00776936" w:rsidRPr="009D22C7" w:rsidRDefault="00776936" w:rsidP="00076DDE">
      <w:pPr>
        <w:spacing w:line="480" w:lineRule="auto"/>
        <w:rPr>
          <w:b/>
        </w:rPr>
      </w:pPr>
      <w:r w:rsidRPr="009D22C7">
        <w:rPr>
          <w:b/>
        </w:rPr>
        <w:t>Background</w:t>
      </w:r>
    </w:p>
    <w:p w14:paraId="1714D2F5" w14:textId="21538578" w:rsidR="00776936" w:rsidRDefault="00776936" w:rsidP="00076DDE">
      <w:pPr>
        <w:spacing w:line="480" w:lineRule="auto"/>
      </w:pPr>
      <w:r>
        <w:t xml:space="preserve">All-cause age-specific mortality </w:t>
      </w:r>
      <w:r w:rsidR="00436D09">
        <w:t>has</w:t>
      </w:r>
      <w:r>
        <w:t xml:space="preserve"> </w:t>
      </w:r>
      <w:r w:rsidR="00E6003F">
        <w:t>been falling</w:t>
      </w:r>
      <w:r w:rsidR="000B27ED">
        <w:t xml:space="preserve"> </w:t>
      </w:r>
      <w:r>
        <w:t>in England &amp; Wales for more than a century. The period 2008-2015 has seen both a global recession</w:t>
      </w:r>
      <w:del w:id="0" w:author="Kate" w:date="2016-10-07T14:25:00Z">
        <w:r w:rsidDel="00436D09">
          <w:delText>,</w:delText>
        </w:r>
      </w:del>
      <w:r>
        <w:t xml:space="preserve"> and an ‘austerity’ agenda of reduced investment in public services. </w:t>
      </w:r>
      <w:r w:rsidR="00E273AE">
        <w:t>Death rates amongst the elderly have increased in this period, reversing the long-term trends.</w:t>
      </w:r>
    </w:p>
    <w:p w14:paraId="14EDCAD0" w14:textId="77777777" w:rsidR="00776936" w:rsidRPr="009D22C7" w:rsidRDefault="00776936" w:rsidP="00076DDE">
      <w:pPr>
        <w:spacing w:line="480" w:lineRule="auto"/>
        <w:rPr>
          <w:b/>
        </w:rPr>
      </w:pPr>
      <w:r w:rsidRPr="009D22C7">
        <w:rPr>
          <w:b/>
        </w:rPr>
        <w:t>Aim</w:t>
      </w:r>
    </w:p>
    <w:p w14:paraId="018A3DD2" w14:textId="07BF7BB3" w:rsidR="00776936" w:rsidRDefault="00E273AE" w:rsidP="00076DDE">
      <w:pPr>
        <w:spacing w:line="480" w:lineRule="auto"/>
      </w:pPr>
      <w:r>
        <w:t xml:space="preserve">To quantify the level of ‘excess deaths’ over the period 2010-2015 in England &amp; Wales by comparing actual age-specific death rates in each year against modelled estimates if previous mortality </w:t>
      </w:r>
      <w:del w:id="1" w:author="Kate" w:date="2016-10-07T14:26:00Z">
        <w:r w:rsidDel="00436D09">
          <w:delText xml:space="preserve">risk </w:delText>
        </w:r>
      </w:del>
      <w:r>
        <w:t xml:space="preserve">improvements had continued. </w:t>
      </w:r>
    </w:p>
    <w:p w14:paraId="2F7253DE" w14:textId="77777777" w:rsidR="00776936" w:rsidRPr="009D22C7" w:rsidRDefault="00776936" w:rsidP="00076DDE">
      <w:pPr>
        <w:spacing w:line="480" w:lineRule="auto"/>
        <w:rPr>
          <w:b/>
        </w:rPr>
      </w:pPr>
      <w:r w:rsidRPr="009D22C7">
        <w:rPr>
          <w:b/>
        </w:rPr>
        <w:t xml:space="preserve">Methods </w:t>
      </w:r>
    </w:p>
    <w:p w14:paraId="5008366D" w14:textId="790D5231" w:rsidR="00776936" w:rsidRDefault="00776936" w:rsidP="00076DDE">
      <w:pPr>
        <w:spacing w:line="480" w:lineRule="auto"/>
      </w:pPr>
      <w:r>
        <w:t xml:space="preserve">Office for National Statistics data on population counts and death counts at each age in single years were used to construct </w:t>
      </w:r>
      <w:r w:rsidR="000B27ED">
        <w:t>projections</w:t>
      </w:r>
      <w:r>
        <w:t xml:space="preserve"> of mortality risk </w:t>
      </w:r>
      <w:r w:rsidR="00436D09">
        <w:t xml:space="preserve">per </w:t>
      </w:r>
      <w:r>
        <w:t xml:space="preserve">year </w:t>
      </w:r>
      <w:r w:rsidR="000B27ED">
        <w:t>based on the trend</w:t>
      </w:r>
      <w:r>
        <w:t xml:space="preserve"> from 1990 to 2010. </w:t>
      </w:r>
      <w:r w:rsidR="00014B1F">
        <w:t xml:space="preserve">Actual mortality risks were compared with estimated risks over 2011-2015 to produce estimates of ‘excess deaths’ in each year by ages 50, 70 and 89 years. </w:t>
      </w:r>
    </w:p>
    <w:p w14:paraId="661CE393" w14:textId="77777777" w:rsidR="00776936" w:rsidRPr="009D22C7" w:rsidRDefault="00776936" w:rsidP="00076DDE">
      <w:pPr>
        <w:spacing w:line="480" w:lineRule="auto"/>
        <w:rPr>
          <w:b/>
        </w:rPr>
      </w:pPr>
      <w:r w:rsidRPr="009D22C7">
        <w:rPr>
          <w:b/>
        </w:rPr>
        <w:t xml:space="preserve">Results </w:t>
      </w:r>
    </w:p>
    <w:p w14:paraId="7D537D2D" w14:textId="4AE66740" w:rsidR="00776936" w:rsidRDefault="00223EF3" w:rsidP="00076DDE">
      <w:pPr>
        <w:spacing w:line="480" w:lineRule="auto"/>
      </w:pPr>
      <w:r>
        <w:t>Between 2010 and 2015 there were</w:t>
      </w:r>
      <w:r w:rsidR="00830A6C">
        <w:t xml:space="preserve"> almost 32,000 more deaths up to the age of 89 years than would have been expected from </w:t>
      </w:r>
      <w:r>
        <w:t>prior trends</w:t>
      </w:r>
      <w:r w:rsidR="00830A6C">
        <w:t xml:space="preserve">. </w:t>
      </w:r>
      <w:r>
        <w:t>E</w:t>
      </w:r>
      <w:r w:rsidR="00830A6C">
        <w:t>xcess elderly deaths</w:t>
      </w:r>
      <w:r>
        <w:t xml:space="preserve"> (</w:t>
      </w:r>
      <w:r w:rsidR="00420F9A">
        <w:t>up to age 89 years</w:t>
      </w:r>
      <w:r>
        <w:t>)</w:t>
      </w:r>
      <w:r w:rsidR="00830A6C">
        <w:t xml:space="preserve"> increased sharply after 2011, with 42,018 more deaths than expected occurring between 2012 and 2015. </w:t>
      </w:r>
    </w:p>
    <w:p w14:paraId="06F63471" w14:textId="77777777" w:rsidR="00776936" w:rsidRPr="009D22C7" w:rsidRDefault="00776936" w:rsidP="00076DDE">
      <w:pPr>
        <w:spacing w:line="480" w:lineRule="auto"/>
        <w:rPr>
          <w:b/>
        </w:rPr>
      </w:pPr>
      <w:r w:rsidRPr="009D22C7">
        <w:rPr>
          <w:b/>
        </w:rPr>
        <w:t xml:space="preserve">Discussion </w:t>
      </w:r>
    </w:p>
    <w:p w14:paraId="2E4687BA" w14:textId="1B77C56B" w:rsidR="00776936" w:rsidRDefault="00776936" w:rsidP="00076DDE">
      <w:pPr>
        <w:spacing w:line="480" w:lineRule="auto"/>
      </w:pPr>
      <w:r>
        <w:lastRenderedPageBreak/>
        <w:t xml:space="preserve">Falling levels of investment in social and health care services in England &amp; Wales since 2010 may be responsible for mortality rates at older ages either increasing or falling more slowly than would have been expected if previous improvements had continued. Mortality for males was improving rapidly before 2010 so had that trend continued many </w:t>
      </w:r>
      <w:r w:rsidR="00E6003F">
        <w:t xml:space="preserve">more </w:t>
      </w:r>
      <w:r>
        <w:t xml:space="preserve">men would have been alive </w:t>
      </w:r>
      <w:r w:rsidR="00E273AE">
        <w:t xml:space="preserve">at older ages </w:t>
      </w:r>
      <w:r>
        <w:t>by 2015. The actual rise in mortality was greater for older women.</w:t>
      </w:r>
    </w:p>
    <w:p w14:paraId="6452C46E"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p>
    <w:p w14:paraId="5646981C"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6D465671" w14:textId="77777777" w:rsidR="00D80E19" w:rsidRDefault="00D80E19" w:rsidP="00076DDE">
      <w:pPr>
        <w:pStyle w:val="Heading1"/>
        <w:spacing w:line="480" w:lineRule="auto"/>
      </w:pPr>
      <w:r>
        <w:lastRenderedPageBreak/>
        <w:t>Introduction</w:t>
      </w:r>
    </w:p>
    <w:p w14:paraId="3E6F18F3" w14:textId="77777777" w:rsidR="00C753FB" w:rsidRDefault="00B801AF" w:rsidP="00076DDE">
      <w:pPr>
        <w:pStyle w:val="Heading2"/>
        <w:spacing w:line="480" w:lineRule="auto"/>
      </w:pPr>
      <w:r>
        <w:t xml:space="preserve">Austerity and elderly mortality </w:t>
      </w:r>
    </w:p>
    <w:p w14:paraId="471CEB55" w14:textId="09C1CAE1" w:rsidR="006112F4" w:rsidRDefault="00E3557A" w:rsidP="00076DDE">
      <w:pPr>
        <w:spacing w:line="480" w:lineRule="auto"/>
      </w:pPr>
      <w:r>
        <w:t xml:space="preserve">Recently, there has been growing evidence of </w:t>
      </w:r>
      <w:r w:rsidR="001862B7">
        <w:t>the possible effects of austerity on elderly mortality</w:t>
      </w:r>
      <w:r w:rsidR="00CD5658">
        <w:t xml:space="preserve"> within the UK</w:t>
      </w:r>
      <w:r w:rsidR="001862B7">
        <w:t xml:space="preserve">. </w:t>
      </w:r>
      <w:r>
        <w:t>One study</w:t>
      </w:r>
      <w:r w:rsidR="004C372C">
        <w:t xml:space="preserve"> explor</w:t>
      </w:r>
      <w:r w:rsidR="000B27ED">
        <w:t>ing</w:t>
      </w:r>
      <w:r w:rsidR="004C372C">
        <w:t xml:space="preserve"> the correlation between falls in Pension Credit and social care budgets in the UK, and changes in mortality rates in pensioners aged 85 years and older, found that each 1% fall in social care spending was associated with a statistically significant 0.08% rise in </w:t>
      </w:r>
      <w:r w:rsidR="00014B1F">
        <w:t xml:space="preserve">deaths in </w:t>
      </w:r>
      <w:r w:rsidR="007405AE">
        <w:t>this age group</w:t>
      </w:r>
      <w:r w:rsidR="000B273E">
        <w:rPr>
          <w:rStyle w:val="CommentReference"/>
        </w:rPr>
        <w:commentReference w:id="2"/>
      </w:r>
      <w:r w:rsidR="004C372C">
        <w:t xml:space="preserve">, with similar but weaker rises in persons aged 75 to 84 years. </w:t>
      </w:r>
      <w:r w:rsidR="004C372C">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"mendeley" : { "formattedCitation" : "[1]", "plainTextFormattedCitation" : "[1]", "previouslyFormattedCitation" : "[1]" }, "properties" : { "noteIndex" : 0 }, "schema" : "https://github.com/citation-style-language/schema/raw/master/csl-citation.json" }</w:instrText>
      </w:r>
      <w:r w:rsidR="004C372C">
        <w:fldChar w:fldCharType="separate"/>
      </w:r>
      <w:r w:rsidR="00014B1F" w:rsidRPr="00014B1F">
        <w:rPr>
          <w:noProof/>
        </w:rPr>
        <w:t>[1]</w:t>
      </w:r>
      <w:r w:rsidR="004C372C">
        <w:fldChar w:fldCharType="end"/>
      </w:r>
      <w:r w:rsidR="004C372C">
        <w:t xml:space="preserve"> Th</w:t>
      </w:r>
      <w:r>
        <w:t>e</w:t>
      </w:r>
      <w:r w:rsidR="004C372C">
        <w:t xml:space="preserve"> focus on elderly mortality was prompted by a 2014 </w:t>
      </w:r>
      <w:r w:rsidR="004C372C" w:rsidRPr="0080204B">
        <w:rPr>
          <w:i/>
        </w:rPr>
        <w:t>New Statesman</w:t>
      </w:r>
      <w:r w:rsidR="004C372C">
        <w:t xml:space="preserve"> </w:t>
      </w:r>
      <w:r w:rsidR="00E6003F">
        <w:t xml:space="preserve">article </w:t>
      </w:r>
      <w:r w:rsidR="004C372C">
        <w:t xml:space="preserve">commenting on </w:t>
      </w:r>
      <w:r w:rsidR="0080204B">
        <w:t xml:space="preserve">provisional estimates by Public Health England, </w:t>
      </w:r>
      <w:r w:rsidR="004B259F">
        <w:t xml:space="preserve">leaked in the online Health Services Journal in 2014, </w:t>
      </w:r>
      <w:r w:rsidR="004C372C">
        <w:t xml:space="preserve">of </w:t>
      </w:r>
      <w:r w:rsidR="0080204B">
        <w:t xml:space="preserve">deaths amongst over 75s in England, suggesting increased </w:t>
      </w:r>
      <w:r w:rsidR="00E6003F">
        <w:t>mortality</w:t>
      </w:r>
      <w:r w:rsidR="00F725D4">
        <w:t xml:space="preserve"> </w:t>
      </w:r>
      <w:r w:rsidR="0080204B">
        <w:t xml:space="preserve">in both 2012 and 2013. </w:t>
      </w:r>
      <w:r w:rsidR="0080204B">
        <w:fldChar w:fldCharType="begin" w:fldLock="1"/>
      </w:r>
      <w:r w:rsidR="00014B1F">
        <w:instrText>ADDIN CSL_CITATION { "citationItems" : [ { "id" : "ITEM-1", "itemData" : { "author" : [ { "dropping-particle" : "", "family" : "Dorling", "given" : "D", "non-dropping-particle" : "", "parse-names" : false, "suffix" : "" } ], "container-title" : "New Statesman", "id" : "ITEM-1", "issued" : { "date-parts" : [ [ "2014" ] ] }, "page" : "34-38", "title" : "Why are old people in Britain dying before their time?", "type" : "article-magazine" }, "uris" : [ "http://www.mendeley.com/documents/?uuid=03289df0-c8be-4e03-a854-b5ac901c4612" ] } ], "mendeley" : { "formattedCitation" : "[2]", "plainTextFormattedCitation" : "[2]", "previouslyFormattedCitation" : "[2]" }, "properties" : { "noteIndex" : 0 }, "schema" : "https://github.com/citation-style-language/schema/raw/master/csl-citation.json" }</w:instrText>
      </w:r>
      <w:r w:rsidR="0080204B">
        <w:fldChar w:fldCharType="separate"/>
      </w:r>
      <w:r w:rsidR="00014B1F" w:rsidRPr="00014B1F">
        <w:rPr>
          <w:noProof/>
        </w:rPr>
        <w:t>[2]</w:t>
      </w:r>
      <w:r w:rsidR="0080204B">
        <w:fldChar w:fldCharType="end"/>
      </w:r>
      <w:r w:rsidR="0080204B">
        <w:t xml:space="preserve"> </w:t>
      </w:r>
    </w:p>
    <w:p w14:paraId="3B7CF98A" w14:textId="24FD1A6A" w:rsidR="009C6742" w:rsidRDefault="00E6003F" w:rsidP="00076DDE">
      <w:pPr>
        <w:spacing w:line="480" w:lineRule="auto"/>
      </w:pPr>
      <w:r>
        <w:t>A 2015</w:t>
      </w:r>
      <w:r w:rsidR="0080204B">
        <w:t xml:space="preserve"> Public Health England report considered three possible explanations for the tre</w:t>
      </w:r>
      <w:r>
        <w:t>nds</w:t>
      </w:r>
      <w:r w:rsidR="0080204B">
        <w:t>: influenza, cold weather, and statistical artefact.</w:t>
      </w:r>
      <w:r w:rsidR="00F95600">
        <w:t xml:space="preserve"> </w:t>
      </w:r>
      <w:r w:rsidR="00F95600">
        <w:fldChar w:fldCharType="begin" w:fldLock="1"/>
      </w:r>
      <w:r w:rsidR="00014B1F">
        <w:instrText>ADDIN CSL_CITATION { "citationItems" : [ { "id" : "ITEM-1", "itemData" : { "author" : [ { "dropping-particle" : "", "family" : "Public Health England", "given" : "", "non-dropping-particle" : "", "parse-names" : false, "suffix" : "" } ], "id" : "ITEM-1", "issued" : { "date-parts" : [ [ "2015" ] ] }, "publisher-place" : "London", "title" : "Recent trends in life expectancy at older ages", "type" : "report" }, "uris" : [ "http://www.mendeley.com/documents/?uuid=9c1150bc-0eec-4f35-9ea0-0eb08aab782b" ] } ], "mendeley" : { "formattedCitation" : "[3]", "plainTextFormattedCitation" : "[3]", "previouslyFormattedCitation" : "[3]" }, "properties" : { "noteIndex" : 0 }, "schema" : "https://github.com/citation-style-language/schema/raw/master/csl-citation.json" }</w:instrText>
      </w:r>
      <w:r w:rsidR="00F95600">
        <w:fldChar w:fldCharType="separate"/>
      </w:r>
      <w:r w:rsidR="00014B1F" w:rsidRPr="00014B1F">
        <w:rPr>
          <w:noProof/>
        </w:rPr>
        <w:t>[3]</w:t>
      </w:r>
      <w:r w:rsidR="00F95600">
        <w:fldChar w:fldCharType="end"/>
      </w:r>
      <w:r w:rsidR="0080204B">
        <w:t xml:space="preserve"> </w:t>
      </w:r>
      <w:r w:rsidR="00F95600">
        <w:t xml:space="preserve">If either influenza or cold weather were the main causes of these rises then the following </w:t>
      </w:r>
      <w:r>
        <w:t>would</w:t>
      </w:r>
      <w:r w:rsidR="00F95600">
        <w:t xml:space="preserve"> be expected: firstly, </w:t>
      </w:r>
      <w:del w:id="3" w:author="Kate" w:date="2016-10-07T14:28:00Z">
        <w:r w:rsidR="00F95600" w:rsidDel="00436D09">
          <w:delText xml:space="preserve">that </w:delText>
        </w:r>
      </w:del>
      <w:r w:rsidR="00F95600">
        <w:t xml:space="preserve">the mortality rate rises would be spatially patterned, and secondly </w:t>
      </w:r>
      <w:del w:id="4" w:author="Kate" w:date="2016-10-07T14:28:00Z">
        <w:r w:rsidR="00F95600" w:rsidDel="00436D09">
          <w:delText>t</w:delText>
        </w:r>
        <w:bookmarkStart w:id="5" w:name="_GoBack"/>
        <w:bookmarkEnd w:id="5"/>
        <w:r w:rsidR="00F95600" w:rsidDel="00436D09">
          <w:delText xml:space="preserve">hat </w:delText>
        </w:r>
      </w:del>
      <w:r w:rsidR="00F95600">
        <w:t xml:space="preserve">the rises would be a ‘blip’ associated with </w:t>
      </w:r>
      <w:r>
        <w:t>particular</w:t>
      </w:r>
      <w:r w:rsidR="00F95600">
        <w:t xml:space="preserve"> year</w:t>
      </w:r>
      <w:r>
        <w:t>s</w:t>
      </w:r>
      <w:r w:rsidR="00F95600">
        <w:t xml:space="preserve"> rather than </w:t>
      </w:r>
      <w:r>
        <w:t>a trend</w:t>
      </w:r>
      <w:r w:rsidR="00F95600">
        <w:t xml:space="preserve">. </w:t>
      </w:r>
      <w:r w:rsidR="009B47F3">
        <w:t>Preliminary analysis has found no e</w:t>
      </w:r>
      <w:r w:rsidR="00091E17">
        <w:t>vidence of spatial patterning</w:t>
      </w:r>
      <w:r w:rsidR="00A20A14">
        <w:t>.</w:t>
      </w:r>
      <w:r w:rsidR="00091E17">
        <w:t xml:space="preserve"> </w:t>
      </w:r>
      <w:r w:rsidR="00A20A1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A20A14">
        <w:fldChar w:fldCharType="separate"/>
      </w:r>
      <w:r w:rsidR="00014B1F" w:rsidRPr="00014B1F">
        <w:rPr>
          <w:noProof/>
        </w:rPr>
        <w:t>[1,4]</w:t>
      </w:r>
      <w:r w:rsidR="00A20A14">
        <w:fldChar w:fldCharType="end"/>
      </w:r>
      <w:r w:rsidR="00A20A14">
        <w:t xml:space="preserve"> Artefactual explanations could relate to aggregation biases caused by inadequately controlling for changes in age-composition within an age group</w:t>
      </w:r>
      <w:ins w:id="6" w:author="Kate" w:date="2016-10-07T14:29:00Z">
        <w:r w:rsidR="00436D09">
          <w:t>,</w:t>
        </w:r>
      </w:ins>
      <w:r w:rsidR="00CD5658">
        <w:t xml:space="preserve"> such as those witnessed in a recent high profile </w:t>
      </w:r>
      <w:r w:rsidR="00EF02BD">
        <w:t>paper describing</w:t>
      </w:r>
      <w:r w:rsidR="00CD5658">
        <w:t xml:space="preserve"> rising middle aged mortality rates in the US</w:t>
      </w:r>
      <w:r w:rsidR="006112F4">
        <w:t xml:space="preserve">. </w:t>
      </w:r>
      <w:r w:rsidR="006112F4">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6112F4">
        <w:fldChar w:fldCharType="separate"/>
      </w:r>
      <w:r w:rsidR="00014B1F" w:rsidRPr="00014B1F">
        <w:rPr>
          <w:noProof/>
        </w:rPr>
        <w:t>[5]</w:t>
      </w:r>
      <w:r w:rsidR="006112F4">
        <w:fldChar w:fldCharType="end"/>
      </w:r>
      <w:r w:rsidR="00A20A14">
        <w:t xml:space="preserve"> </w:t>
      </w:r>
      <w:r w:rsidR="006112F4">
        <w:t xml:space="preserve">However, this </w:t>
      </w:r>
      <w:r w:rsidR="009B47F3">
        <w:t>cannot</w:t>
      </w:r>
      <w:r w:rsidR="006112F4">
        <w:t xml:space="preserve"> explain similar changes in multiple population </w:t>
      </w:r>
      <w:r w:rsidR="009C6742">
        <w:t xml:space="preserve">age </w:t>
      </w:r>
      <w:r w:rsidR="006112F4">
        <w:t xml:space="preserve">strata, such as multiple five or ten year age groups, occurring over the same time period, </w:t>
      </w:r>
      <w:del w:id="7" w:author="Kate" w:date="2016-10-07T14:29:00Z">
        <w:r w:rsidR="006112F4" w:rsidDel="00436D09">
          <w:delText xml:space="preserve">which </w:delText>
        </w:r>
      </w:del>
      <w:ins w:id="8" w:author="Kate" w:date="2016-10-07T14:29:00Z">
        <w:r w:rsidR="00436D09">
          <w:t xml:space="preserve">as </w:t>
        </w:r>
      </w:ins>
      <w:r w:rsidR="006112F4">
        <w:t xml:space="preserve">have </w:t>
      </w:r>
      <w:r w:rsidR="009B47F3">
        <w:t xml:space="preserve">recently </w:t>
      </w:r>
      <w:r w:rsidR="006112F4">
        <w:t xml:space="preserve">been identified in English population records. </w:t>
      </w:r>
      <w:r w:rsidR="006112F4">
        <w:fldChar w:fldCharType="begin" w:fldLock="1"/>
      </w:r>
      <w:r w:rsidR="00014B1F">
        <w:instrText>ADDIN CSL_CITATION { "citationItems" : [ { "id" : "ITEM-1", "itemData" : { "DOI" : "10.1177/0141076816632215", "ISSN" : "0141-0768", "author" : [ { "dropping-particle" : "", "family" : "Loopstra", "given" : "R.", "non-dropping-particle" : "", "parse-names" : false, "suffix" : "" }, { "dropping-particle" : "", "family" : "McKee", "given" : "M.", "non-dropping-particle" : "", "parse-names" : false, "suffix" : "" }, { "dropping-particle" : "V.", "family" : "Katikireddi", "given" : "S.", "non-dropping-particle" : "", "parse-names" : false, "suffix" : "" }, { "dropping-particle" : "", "family" : "Taylor-Robinson", "given" : "D.", "non-dropping-particle" : "", "parse-names" : false, "suffix" : "" }, { "dropping-particle" : "", "family" : "Barr", "given" : "B.", "non-dropping-particle" : "", "parse-names" : false, "suffix" : "" }, { "dropping-particle" : "", "family" : "Stuckler", "given" : "D.", "non-dropping-particle" : "", "parse-names" : false, "suffix" : "" } ], "container-title" : "Journal of the Royal Society of Medicine", "id" : "ITEM-1", "issue" : "3", "issued" : { "date-parts" : [ [ "2016", "3", "1" ] ] }, "page" : "109-116", "title" : "Austerity and old-age mortality in England: a longitudinal cross-local area analysis, 2007-2013", "type" : "article-journal", "volume" : "109" }, "uris" : [ "http://www.mendeley.com/documents/?uuid=0bc41ea8-15f3-43da-800f-91079b2cb1cc" ] }, { "id" : "ITEM-2", "itemData" : { "author" : [ { "dropping-particle" : "", "family" : "Green", "given" : "M", "non-dropping-particle" : "", "parse-names" : false, "suffix" : "" }, { "dropping-particle" : "", "family" : "Dorling", "given" : "D", "non-dropping-particle" : "", "parse-names" : false, "suffix" : "" }, { "dropping-particle" : "", "family" : "Minton", "given" : "J", "non-dropping-particle" : "", "parse-names" : false, "suffix" : "" } ], "id" : "ITEM-2", "issued" : { "date-parts" : [ [ "2016" ] ] }, "title" : "The Geography of a rapid rise in mortality in England and Wales, 2014-2015", "type" : "article-journal" }, "uris" : [ "http://www.mendeley.com/documents/?uuid=4205e98f-134a-46b1-a12b-1cb8408aeaf7" ] } ], "mendeley" : { "formattedCitation" : "[1,4]", "plainTextFormattedCitation" : "[1,4]", "previouslyFormattedCitation" : "[1,4]" }, "properties" : { "noteIndex" : 0 }, "schema" : "https://github.com/citation-style-language/schema/raw/master/csl-citation.json" }</w:instrText>
      </w:r>
      <w:r w:rsidR="006112F4">
        <w:fldChar w:fldCharType="separate"/>
      </w:r>
      <w:r w:rsidR="00014B1F" w:rsidRPr="00014B1F">
        <w:rPr>
          <w:noProof/>
        </w:rPr>
        <w:t>[1,4]</w:t>
      </w:r>
      <w:r w:rsidR="006112F4">
        <w:fldChar w:fldCharType="end"/>
      </w:r>
      <w:r w:rsidR="006112F4">
        <w:t xml:space="preserve"> </w:t>
      </w:r>
      <w:proofErr w:type="gramStart"/>
      <w:r w:rsidR="009C6742">
        <w:t>The</w:t>
      </w:r>
      <w:proofErr w:type="gramEnd"/>
      <w:r w:rsidR="009C6742">
        <w:t xml:space="preserve"> scope for such biases also reduce as more age-disaggregated data are used. </w:t>
      </w:r>
      <w:r w:rsidR="009C6742">
        <w:fldChar w:fldCharType="begin" w:fldLock="1"/>
      </w:r>
      <w:r w:rsidR="00014B1F">
        <w:instrText>ADDIN CSL_CITATION { "citationItems" : [ { "id" : "ITEM-1", "itemData" : { "DOI" : "10.1093/ije/dyw095", "author" : [ { "dropping-particle" : "", "family" : "Minton", "given" : "J", "non-dropping-particle" : "", "parse-names" : false, "suffix" : "" }, { "dropping-particle" : "", "family" : "Shaw", "given" : "R", "non-dropping-particle" : "", "parse-names" : false, "suffix" : "" }, { "dropping-particle" : "", "family" : "Green", "given" : "M", "non-dropping-particle" : "", "parse-names" : false, "suffix" : "" }, { "dropping-particle" : "", "family" : "Vanderbloemen", "given" : "L", "non-dropping-particle" : "", "parse-names" : false, "suffix" : "" }, { "dropping-particle" : "", "family" : "McCartney", "given" : "G", "non-dropping-particle" : "", "parse-names" : false, "suffix" : "" }, { "dropping-particle" : "", "family" : "Pickett", "given" : "K", "non-dropping-particle" : "", "parse-names" : false, "suffix" : "" } ], "container-title" : "International Journal of Epidemiology", "id" : "ITEM-1", "issued" : { "date-parts" : [ [ "2016" ] ] }, "title" : "Two cheers for a small giant? Why we need better ways of seeing data. A commentary on: 'Rising morbidity and mortality in midlife among white non-Hispanic (WNH) Americans in the 21st century'", "type" : "article-journal" }, "uris" : [ "http://www.mendeley.com/documents/?uuid=8035617e-eb67-4b55-af97-3e1aa788e2ed" ] } ], "mendeley" : { "formattedCitation" : "[5]", "plainTextFormattedCitation" : "[5]", "previouslyFormattedCitation" : "[5]" }, "properties" : { "noteIndex" : 0 }, "schema" : "https://github.com/citation-style-language/schema/raw/master/csl-citation.json" }</w:instrText>
      </w:r>
      <w:r w:rsidR="009C6742">
        <w:fldChar w:fldCharType="separate"/>
      </w:r>
      <w:r w:rsidR="00014B1F" w:rsidRPr="00014B1F">
        <w:rPr>
          <w:noProof/>
        </w:rPr>
        <w:t>[5]</w:t>
      </w:r>
      <w:r w:rsidR="009C6742">
        <w:fldChar w:fldCharType="end"/>
      </w:r>
      <w:r w:rsidR="00CD5658">
        <w:t xml:space="preserve"> Similar patterns of rising mortality rates were observed in the most recent mid-year estimates [</w:t>
      </w:r>
      <w:ins w:id="9" w:author="Green, Mark" w:date="2016-10-07T16:20:00Z">
        <w:r w:rsidR="000B273E">
          <w:t>4</w:t>
        </w:r>
        <w:proofErr w:type="gramStart"/>
        <w:r w:rsidR="000B273E">
          <w:t>,</w:t>
        </w:r>
      </w:ins>
      <w:r w:rsidR="00CD5658">
        <w:t>14</w:t>
      </w:r>
      <w:proofErr w:type="gramEnd"/>
      <w:r w:rsidR="00CD5658">
        <w:t>], and the consistency of these patterns point towards austerity as opposed the other findings.</w:t>
      </w:r>
    </w:p>
    <w:p w14:paraId="30A96AC5" w14:textId="22356AE0" w:rsidR="00D80E19" w:rsidRDefault="00B801AF" w:rsidP="00076DDE">
      <w:pPr>
        <w:pStyle w:val="Heading2"/>
        <w:spacing w:line="480" w:lineRule="auto"/>
      </w:pPr>
      <w:r>
        <w:lastRenderedPageBreak/>
        <w:t>Slower improvements are still falls against expectations</w:t>
      </w:r>
      <w:r w:rsidR="00E273AE">
        <w:t>: changing ‘fundamentals’?</w:t>
      </w:r>
    </w:p>
    <w:p w14:paraId="4AECC1D0" w14:textId="6B16FBCF" w:rsidR="00014B1F" w:rsidRDefault="00B801AF" w:rsidP="00076DDE">
      <w:pPr>
        <w:spacing w:line="480" w:lineRule="auto"/>
      </w:pPr>
      <w:r>
        <w:t xml:space="preserve">The fact that death rates in some elderly age groups have risen in recent years should be of great concern </w:t>
      </w:r>
      <w:r w:rsidR="00E6003F">
        <w:t xml:space="preserve">as </w:t>
      </w:r>
      <w:r>
        <w:t>the tendency and expectation for many decades has been for the risk of death at most ages</w:t>
      </w:r>
      <w:r w:rsidR="00360F11">
        <w:t>, especially older ages,</w:t>
      </w:r>
      <w:r>
        <w:t xml:space="preserve"> to decline.</w:t>
      </w:r>
      <w:r w:rsidR="003C472A">
        <w:t xml:space="preserve"> Reasons </w:t>
      </w:r>
      <w:r w:rsidR="002F1EB9">
        <w:t xml:space="preserve">for the previous declines </w:t>
      </w:r>
      <w:r w:rsidR="003C472A">
        <w:t>are multifactorial and include both specific medical innovations</w:t>
      </w:r>
      <w:del w:id="10" w:author="Kate" w:date="2016-10-07T14:30:00Z">
        <w:r w:rsidR="003C472A" w:rsidDel="00436D09">
          <w:delText>,</w:delText>
        </w:r>
      </w:del>
      <w:r w:rsidR="003C472A">
        <w:t xml:space="preserve"> and broader improvements in living conditions</w:t>
      </w:r>
      <w:ins w:id="11" w:author="Kate" w:date="2016-10-07T14:30:00Z">
        <w:r w:rsidR="00436D09">
          <w:t>,</w:t>
        </w:r>
      </w:ins>
      <w:r w:rsidR="003C472A">
        <w:t xml:space="preserve"> such as improved housing and sanitation</w:t>
      </w:r>
      <w:r w:rsidR="004722A5">
        <w:t xml:space="preserve">. </w:t>
      </w:r>
      <w:r w:rsidR="00683C38">
        <w:fldChar w:fldCharType="begin" w:fldLock="1"/>
      </w:r>
      <w:r w:rsidR="00014B1F">
        <w:instrText>ADDIN CSL_CITATION { "citationItems" : [ { "id" : "ITEM-1", "itemData" : { "DOI" : "10.2105/AJPH.2005.084848", "ISSN" : "0090-0036", "author" : [ { "dropping-particle" : "", "family" : "Woolf", "given" : "Steven H.", "non-dropping-particle" : "", "parse-names" : false, "suffix" : "" }, { "dropping-particle" : "", "family" : "Johnson", "given" : "Robert E.", "non-dropping-particle" : "", "parse-names" : false, "suffix" : "" }, { "dropping-particle" : "", "family" : "Phillips", "given" : "Robert L.", "non-dropping-particle" : "", "parse-names" : false, "suffix" : "" }, { "dropping-particle" : "", "family" : "Philipsen", "given" : "Maike", "non-dropping-particle" : "", "parse-names" : false, "suffix" : "" } ], "container-title" : "American Journal of Public Health", "id" : "ITEM-1", "issue" : "4", "issued" : { "date-parts" : [ [ "2007", "4" ] ] }, "page" : "679-683", "title" : "Giving Everyone the Health of the Educated: An Examination of Whether Social Change Would Save More Lives Than Medical Advances", "type" : "article-journal", "volume" : "97" }, "uris" : [ "http://www.mendeley.com/documents/?uuid=505892f7-e4db-49bd-b87a-5802ad2b171c" ] } ], "mendeley" : { "formattedCitation" : "[6]", "plainTextFormattedCitation" : "[6]", "previouslyFormattedCitation" : "[6]" }, "properties" : { "noteIndex" : 0 }, "schema" : "https://github.com/citation-style-language/schema/raw/master/csl-citation.json" }</w:instrText>
      </w:r>
      <w:r w:rsidR="00683C38">
        <w:fldChar w:fldCharType="separate"/>
      </w:r>
      <w:r w:rsidR="00014B1F" w:rsidRPr="00014B1F">
        <w:rPr>
          <w:noProof/>
        </w:rPr>
        <w:t>[6]</w:t>
      </w:r>
      <w:r w:rsidR="00683C38">
        <w:fldChar w:fldCharType="end"/>
      </w:r>
      <w:r>
        <w:t xml:space="preserve"> </w:t>
      </w:r>
      <w:r w:rsidR="00683C38">
        <w:t xml:space="preserve"> </w:t>
      </w:r>
      <w:r w:rsidR="00360F11">
        <w:t>O</w:t>
      </w:r>
      <w:r w:rsidR="002424F4">
        <w:t xml:space="preserve">nly a severe </w:t>
      </w:r>
      <w:r w:rsidR="00B279B3">
        <w:t>and prolonged shock and assault to the factors which contribute to such steady improvements c</w:t>
      </w:r>
      <w:r w:rsidR="00E6003F">
        <w:t>ould</w:t>
      </w:r>
      <w:r w:rsidR="00B279B3">
        <w:t xml:space="preserve"> alter these long-term dynamics</w:t>
      </w:r>
      <w:r w:rsidR="00360F11">
        <w:fldChar w:fldCharType="begin" w:fldLock="1"/>
      </w:r>
      <w:r w:rsidR="00014B1F">
        <w:instrText>ADDIN CSL_CITATION { "citationItems" : [ { "id" : "ITEM-1", "itemData" : { "DOI" : "10.1093/ije/dyr061", "ISSN" : "1464-3685", "PMID" : "21415000", "author" : [ { "dropping-particle" : "", "family" : "Leon", "given" : "David A", "non-dropping-particle" : "", "parse-names" : false, "suffix" : "" } ], "container-title" : "International journal of epidemiology", "id" : "ITEM-1", "issue" : "2", "issued" : { "date-parts" : [ [ "2011", "4" ] ] }, "page" : "271-7", "title" : "Trends in European life expectancy: a salutary view.", "type" : "article-journal", "volume" : "40" }, "uris" : [ "http://www.mendeley.com/documents/?uuid=86ba6689-ce9f-419a-8cb6-6778bc7f791a" ] } ], "mendeley" : { "formattedCitation" : "[7]", "plainTextFormattedCitation" : "[7]", "previouslyFormattedCitation" : "[7]" }, "properties" : { "noteIndex" : 0 }, "schema" : "https://github.com/citation-style-language/schema/raw/master/csl-citation.json" }</w:instrText>
      </w:r>
      <w:r w:rsidR="00360F11">
        <w:fldChar w:fldCharType="separate"/>
      </w:r>
      <w:r w:rsidR="00014B1F" w:rsidRPr="00014B1F">
        <w:rPr>
          <w:noProof/>
        </w:rPr>
        <w:t>[7]</w:t>
      </w:r>
      <w:r w:rsidR="00360F11">
        <w:fldChar w:fldCharType="end"/>
      </w:r>
      <w:r w:rsidR="00B279B3">
        <w:t xml:space="preserve">. </w:t>
      </w:r>
    </w:p>
    <w:p w14:paraId="6E71C288" w14:textId="34AEE92B" w:rsidR="00B801AF" w:rsidRDefault="00014B1F" w:rsidP="00076DDE">
      <w:pPr>
        <w:spacing w:line="480" w:lineRule="auto"/>
      </w:pPr>
      <w:r>
        <w:t xml:space="preserve">Wealth, and economic change more generally, affects health, and </w:t>
      </w:r>
      <w:r w:rsidR="00B279B3">
        <w:t xml:space="preserve">Figure 1 shows </w:t>
      </w:r>
      <w:r>
        <w:t>that the economic fundamentals changed</w:t>
      </w:r>
      <w:ins w:id="12" w:author="Kate" w:date="2016-10-07T14:30:00Z">
        <w:r w:rsidR="00436D09">
          <w:t xml:space="preserve"> rapidly</w:t>
        </w:r>
      </w:ins>
      <w:ins w:id="13" w:author="Kate" w:date="2016-10-09T15:18:00Z">
        <w:r>
          <w:t xml:space="preserve"> </w:t>
        </w:r>
      </w:ins>
      <w:r>
        <w:t>in England &amp; Wales</w:t>
      </w:r>
      <w:del w:id="14" w:author="Kate" w:date="2016-10-07T14:30:00Z">
        <w:r w:rsidDel="00436D09">
          <w:delText xml:space="preserve"> rapidly</w:delText>
        </w:r>
      </w:del>
      <w:r>
        <w:t xml:space="preserve">, </w:t>
      </w:r>
      <w:del w:id="15" w:author="Kate" w:date="2016-10-07T14:30:00Z">
        <w:r w:rsidDel="00436D09">
          <w:delText xml:space="preserve">and </w:delText>
        </w:r>
      </w:del>
      <w:r>
        <w:t>perhaps irreversibly, after 2008. The figures s</w:t>
      </w:r>
      <w:r w:rsidR="00B279B3">
        <w:t xml:space="preserve">how per capita GDP </w:t>
      </w:r>
      <w:r w:rsidR="00815060">
        <w:t xml:space="preserve">(not inflation adjusted) </w:t>
      </w:r>
      <w:r w:rsidR="00E6003F">
        <w:t>increased between</w:t>
      </w:r>
      <w:r w:rsidR="00815060">
        <w:t xml:space="preserve"> 1950</w:t>
      </w:r>
      <w:r w:rsidR="00E6003F">
        <w:t xml:space="preserve"> and 2008</w:t>
      </w:r>
      <w:r w:rsidR="00815060">
        <w:t xml:space="preserve"> in England &amp; Wales, using</w:t>
      </w:r>
      <w:r w:rsidR="00E6003F">
        <w:t xml:space="preserve"> </w:t>
      </w:r>
      <w:r w:rsidR="00815060">
        <w:t>annual</w:t>
      </w:r>
      <w:r w:rsidR="00E6003F">
        <w:t xml:space="preserve"> </w:t>
      </w:r>
      <w:r w:rsidR="00815060">
        <w:t xml:space="preserve">estimates from </w:t>
      </w:r>
      <w:r w:rsidR="00E273AE">
        <w:t>the Office for National Statistics (</w:t>
      </w:r>
      <w:r w:rsidR="00815060" w:rsidRPr="004D5091">
        <w:rPr>
          <w:highlight w:val="yellow"/>
        </w:rPr>
        <w:t>ONS</w:t>
      </w:r>
      <w:r w:rsidR="00E273AE">
        <w:t>)</w:t>
      </w:r>
      <w:r w:rsidR="00E6003F">
        <w:t>.</w:t>
      </w:r>
      <w:r w:rsidR="00815060">
        <w:t xml:space="preserve"> </w:t>
      </w:r>
      <w:r w:rsidR="004D5091">
        <w:fldChar w:fldCharType="begin" w:fldLock="1"/>
      </w:r>
      <w:r>
        <w:instrText>ADDIN CSL_CITATION { "citationItems" : [ { "id" : "ITEM-1", "itemData" : { "URL" : "www.mortality.org", "container-title" : "University of California, Berkeley (USA), and Max Plank Institute for Demographic Research (Germany)", "id" : "ITEM-1", "issued" : { "date-parts" : [ [ "2014" ] ] }, "title" : "Human Mortality Database", "type" : "webpage" }, "uris" : [ "http://www.mendeley.com/documents/?uuid=58f3b93d-f91e-4ac6-a981-7aa46d2d4863" ] } ], "mendeley" : { "formattedCitation" : "[8]", "plainTextFormattedCitation" : "[8]", "previouslyFormattedCitation" : "[8]" }, "properties" : { "noteIndex" : 0 }, "schema" : "https://github.com/citation-style-language/schema/raw/master/csl-citation.json" }</w:instrText>
      </w:r>
      <w:r w:rsidR="004D5091">
        <w:fldChar w:fldCharType="separate"/>
      </w:r>
      <w:r w:rsidRPr="00014B1F">
        <w:rPr>
          <w:noProof/>
        </w:rPr>
        <w:t>[8]</w:t>
      </w:r>
      <w:r w:rsidR="004D5091">
        <w:fldChar w:fldCharType="end"/>
      </w:r>
      <w:r w:rsidR="004D5091">
        <w:t xml:space="preserve"> </w:t>
      </w:r>
      <w:r w:rsidR="00815060">
        <w:t>The line shows the</w:t>
      </w:r>
      <w:r w:rsidR="00EF02BD">
        <w:t xml:space="preserve"> time</w:t>
      </w:r>
      <w:r w:rsidR="00815060">
        <w:t xml:space="preserve"> trend to 2008 inclusive, which is then extrapolated to 2015. </w:t>
      </w:r>
      <w:r w:rsidR="00E6003F">
        <w:t>Between</w:t>
      </w:r>
      <w:r w:rsidR="00B64833">
        <w:t xml:space="preserve"> 1950</w:t>
      </w:r>
      <w:r w:rsidR="00487107">
        <w:t xml:space="preserve"> and </w:t>
      </w:r>
      <w:r w:rsidR="00B64833">
        <w:t>2008</w:t>
      </w:r>
      <w:r w:rsidR="00E6003F">
        <w:t>,</w:t>
      </w:r>
      <w:r w:rsidR="00B64833">
        <w:t xml:space="preserve"> the statistical fit of this trend line</w:t>
      </w:r>
      <w:ins w:id="16" w:author="Kate" w:date="2016-10-07T14:31:00Z">
        <w:r w:rsidR="00436D09">
          <w:t xml:space="preserve"> to actual GDP per capita</w:t>
        </w:r>
      </w:ins>
      <w:r w:rsidR="00B64833">
        <w:t xml:space="preserve"> is extremely high (R</w:t>
      </w:r>
      <w:r w:rsidR="00B64833" w:rsidRPr="00B64833">
        <w:rPr>
          <w:vertAlign w:val="superscript"/>
        </w:rPr>
        <w:t>2</w:t>
      </w:r>
      <w:r w:rsidR="00B64833">
        <w:t xml:space="preserve"> </w:t>
      </w:r>
      <w:r w:rsidR="002F1EB9">
        <w:t>=</w:t>
      </w:r>
      <w:r w:rsidR="00B64833">
        <w:t xml:space="preserve"> 0.98) but after 2008 the shaded region, showing the difference between actual and projected per capita GDP, has grown ever larger. In 200</w:t>
      </w:r>
      <w:r w:rsidR="007818D4">
        <w:t>9</w:t>
      </w:r>
      <w:r w:rsidR="00B64833">
        <w:t xml:space="preserve"> the gap amounted to £6,800 per person; by 2015 it had grown to more than £13,400 per person. </w:t>
      </w:r>
      <w:r w:rsidR="007818D4">
        <w:t>Before 2008, all previous recessions had been followed by one or more years of catch-up</w:t>
      </w:r>
      <w:r w:rsidR="00E6003F">
        <w:t xml:space="preserve"> </w:t>
      </w:r>
      <w:r w:rsidR="007818D4">
        <w:t>growth in per capita GDP. Nothing similar occurred after 2008</w:t>
      </w:r>
      <w:del w:id="17" w:author="Kate" w:date="2016-10-07T14:31:00Z">
        <w:r w:rsidR="007818D4" w:rsidDel="00436D09">
          <w:delText>,</w:delText>
        </w:r>
      </w:del>
      <w:ins w:id="18" w:author="Kate" w:date="2016-10-07T14:31:00Z">
        <w:r w:rsidR="00436D09">
          <w:t>;</w:t>
        </w:r>
      </w:ins>
      <w:r w:rsidR="002424F4">
        <w:t xml:space="preserve"> instead per capita GDP in 2015 has barely recovered to </w:t>
      </w:r>
      <w:r>
        <w:t xml:space="preserve">earlier </w:t>
      </w:r>
      <w:r w:rsidR="002424F4">
        <w:t xml:space="preserve">levels. </w:t>
      </w:r>
      <w:r>
        <w:t>M</w:t>
      </w:r>
      <w:r w:rsidR="0011555F">
        <w:t>any other rich countries increased public spending as a proportion of GDP to protect their populations. In the UK the government after 2010 cut public spending as a proportion of GDP even as GDP itself fell.</w:t>
      </w:r>
      <w:r w:rsidR="00487107">
        <w:t xml:space="preserve"> Both the fall against trend in economic growth and reduction in public spending after 2010 are of such a scale as to negatively impact on population health, in particular in people most dependent on public services</w:t>
      </w:r>
      <w:r w:rsidR="00C82AF3">
        <w:t xml:space="preserve">, especially healthcare. </w:t>
      </w:r>
      <w:proofErr w:type="spellStart"/>
      <w:r>
        <w:t>Stuckler</w:t>
      </w:r>
      <w:proofErr w:type="spellEnd"/>
      <w:r>
        <w:t xml:space="preserve"> and colleagues have argued </w:t>
      </w:r>
      <w:del w:id="19" w:author="Green, Mark" w:date="2016-10-07T16:24:00Z">
        <w:r>
          <w:delText xml:space="preserve">forcefully </w:delText>
        </w:r>
      </w:del>
      <w:r>
        <w:t xml:space="preserve">that the health effects of economic recessions and political responses to those recessions are distinct, (e.g. </w:t>
      </w:r>
      <w:r>
        <w:fldChar w:fldCharType="begin" w:fldLock="1"/>
      </w:r>
      <w:r w:rsidR="003779CB">
        <w:instrText>ADDIN CSL_CITATION { "citationItems" : [ { "id" : "ITEM-1", "itemData" : { "author" : [ { "dropping-particle" : "", "family" : "Stuckler", "given" : "David", "non-dropping-particle" : "", "parse-names" : false, "suffix" : "" }, { "dropping-particle" : "", "family" : "Basu", "given" : "Sanjay", "non-dropping-particle" : "", "parse-names" : false, "suffix" : "" } ], "id" : "ITEM-1", "issued" : { "date-parts" : [ [ "2013" ] ] }, "publisher" : "Penguin", "publisher-place" : "London", "title" : "The Body Economic: Eight experiments in economic recovery, from Iceland to Greece", "type" : "book" }, "uris" : [ "http://www.mendeley.com/documents/?uuid=0a622e5d-68aa-48d9-a87b-ee44653d98c9" ] } ], "mendeley" : { "formattedCitation" : "[9]", "plainTextFormattedCitation" : "[9]", "previouslyFormattedCitation" : "[9]" }, "properties" : { "noteIndex" : 0 }, "schema" : "https://github.com/citation-style-language/schema/raw/master/csl-citation.json" }</w:instrText>
      </w:r>
      <w:r>
        <w:fldChar w:fldCharType="separate"/>
      </w:r>
      <w:r w:rsidRPr="00014B1F">
        <w:rPr>
          <w:noProof/>
        </w:rPr>
        <w:t>[9]</w:t>
      </w:r>
      <w:r>
        <w:fldChar w:fldCharType="end"/>
      </w:r>
      <w:r>
        <w:t xml:space="preserve">) and that the 2010-2015 Coalition government’s ‘Austerity’ response </w:t>
      </w:r>
      <w:ins w:id="20" w:author="Kate" w:date="2016-10-07T14:32:00Z">
        <w:r w:rsidR="00436D09">
          <w:t>wa</w:t>
        </w:r>
      </w:ins>
      <w:del w:id="21" w:author="Kate" w:date="2016-10-07T14:32:00Z">
        <w:r w:rsidDel="00436D09">
          <w:delText>i</w:delText>
        </w:r>
      </w:del>
      <w:r>
        <w:t xml:space="preserve">s harmful to population health. </w:t>
      </w:r>
    </w:p>
    <w:p w14:paraId="2879D9E7" w14:textId="47554975" w:rsidR="004F5839" w:rsidRDefault="004F5839" w:rsidP="00076DDE">
      <w:pPr>
        <w:pStyle w:val="Caption"/>
        <w:keepNext/>
        <w:spacing w:line="480" w:lineRule="auto"/>
      </w:pPr>
      <w:commentRangeStart w:id="22"/>
      <w:r>
        <w:lastRenderedPageBreak/>
        <w:t xml:space="preserve">Figure </w:t>
      </w:r>
      <w:commentRangeEnd w:id="22"/>
      <w:r w:rsidR="009674C6">
        <w:rPr>
          <w:rStyle w:val="CommentReference"/>
          <w:i w:val="0"/>
          <w:iCs w:val="0"/>
          <w:color w:val="auto"/>
        </w:rPr>
        <w:commentReference w:id="22"/>
      </w:r>
      <w:fldSimple w:instr=" SEQ Figure \* ARABIC ">
        <w:r w:rsidR="00466E1B">
          <w:rPr>
            <w:noProof/>
          </w:rPr>
          <w:t>1</w:t>
        </w:r>
      </w:fldSimple>
      <w:r>
        <w:t xml:space="preserve"> Per capita </w:t>
      </w:r>
      <w:r w:rsidR="00E273AE">
        <w:t>gross domestic product (GDP) (dots),</w:t>
      </w:r>
      <w:r w:rsidR="00E273AE" w:rsidRPr="00E273AE">
        <w:t xml:space="preserve"> </w:t>
      </w:r>
      <w:r w:rsidR="00E273AE">
        <w:t xml:space="preserve">1950 to 2015, against trend (dashed line) over period 1950-2008. </w:t>
      </w:r>
    </w:p>
    <w:p w14:paraId="65A94D94" w14:textId="4BAEB288" w:rsidR="004F5839" w:rsidRDefault="0027163A" w:rsidP="00076DDE">
      <w:pPr>
        <w:spacing w:line="480" w:lineRule="auto"/>
      </w:pPr>
      <w:r>
        <w:rPr>
          <w:noProof/>
          <w:lang w:eastAsia="en-GB"/>
        </w:rPr>
        <w:drawing>
          <wp:inline distT="0" distB="0" distL="0" distR="0" wp14:anchorId="37B7845A" wp14:editId="185B41F9">
            <wp:extent cx="5189220" cy="4640580"/>
            <wp:effectExtent l="0" t="0" r="0" b="7620"/>
            <wp:docPr id="4" name="Picture 4" descr="E:\repos\danny_elderly_mort\long_term_trend_g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pos\danny_elderly_mort\long_term_trend_gd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9220" cy="4640580"/>
                    </a:xfrm>
                    <a:prstGeom prst="rect">
                      <a:avLst/>
                    </a:prstGeom>
                    <a:noFill/>
                    <a:ln>
                      <a:noFill/>
                    </a:ln>
                  </pic:spPr>
                </pic:pic>
              </a:graphicData>
            </a:graphic>
          </wp:inline>
        </w:drawing>
      </w:r>
    </w:p>
    <w:p w14:paraId="523647A6" w14:textId="2D859AE4" w:rsidR="004F5839" w:rsidRDefault="004F5839" w:rsidP="00076DDE">
      <w:pPr>
        <w:spacing w:line="480" w:lineRule="auto"/>
      </w:pPr>
      <w:r>
        <w:rPr>
          <w:b/>
        </w:rPr>
        <w:t>Notes</w:t>
      </w:r>
      <w:r>
        <w:t xml:space="preserve">: </w:t>
      </w:r>
      <w:r w:rsidR="00014B1F">
        <w:rPr>
          <w:b/>
        </w:rPr>
        <w:t xml:space="preserve">Data Source: Office for National Statistics. </w:t>
      </w:r>
    </w:p>
    <w:p w14:paraId="076796FB" w14:textId="77777777" w:rsidR="004F5839" w:rsidRDefault="004F5839" w:rsidP="00076DDE">
      <w:pPr>
        <w:spacing w:line="480" w:lineRule="auto"/>
      </w:pPr>
    </w:p>
    <w:p w14:paraId="1D40D9BD" w14:textId="16AF8962" w:rsidR="0055282F" w:rsidRDefault="0055282F" w:rsidP="00076DDE">
      <w:pPr>
        <w:spacing w:line="480" w:lineRule="auto"/>
      </w:pPr>
      <w:r>
        <w:t xml:space="preserve"> </w:t>
      </w:r>
    </w:p>
    <w:p w14:paraId="506C8ED5" w14:textId="77777777" w:rsidR="00D80E19" w:rsidRDefault="00D80E19" w:rsidP="00076DDE">
      <w:pPr>
        <w:pStyle w:val="Heading1"/>
        <w:spacing w:line="480" w:lineRule="auto"/>
      </w:pPr>
      <w:r>
        <w:t xml:space="preserve">Methods </w:t>
      </w:r>
    </w:p>
    <w:p w14:paraId="65A615ED" w14:textId="457480F3" w:rsidR="00B51CB3" w:rsidRDefault="00B51CB3" w:rsidP="00076DDE">
      <w:pPr>
        <w:pStyle w:val="Heading2"/>
        <w:spacing w:line="480" w:lineRule="auto"/>
      </w:pPr>
      <w:r>
        <w:t xml:space="preserve">Data </w:t>
      </w:r>
    </w:p>
    <w:p w14:paraId="1D749A42" w14:textId="36BACE4A" w:rsidR="002074F1" w:rsidRPr="00B51CB3" w:rsidRDefault="00E10AAF" w:rsidP="00076DDE">
      <w:pPr>
        <w:spacing w:line="480" w:lineRule="auto"/>
      </w:pPr>
      <w:r>
        <w:t>Mid-year p</w:t>
      </w:r>
      <w:r w:rsidR="00981ADB">
        <w:t xml:space="preserve">opulation estimates and registered deaths in England &amp; Wales, for each year from </w:t>
      </w:r>
      <w:r w:rsidR="008C441F">
        <w:t xml:space="preserve">1990 </w:t>
      </w:r>
      <w:r w:rsidR="00981ADB">
        <w:t>to 2014, were downloaded from the O</w:t>
      </w:r>
      <w:r>
        <w:t xml:space="preserve">NS website. </w:t>
      </w:r>
      <w:r>
        <w:fldChar w:fldCharType="begin" w:fldLock="1"/>
      </w:r>
      <w:r w:rsidR="003779CB">
        <w:instrText>ADDIN CSL_CITATION { "citationItems" : [ { "id" : "ITEM-1",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"ITEM-1",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 "plainTextFormattedCitation" : "[10]", "previouslyFormattedCitation" : "[10]" }, "properties" : { "noteIndex" : 0 }, "schema" : "https://github.com/citation-style-language/schema/raw/master/csl-citation.json" }</w:instrText>
      </w:r>
      <w:r>
        <w:fldChar w:fldCharType="separate"/>
      </w:r>
      <w:r w:rsidR="00014B1F" w:rsidRPr="00014B1F">
        <w:rPr>
          <w:noProof/>
        </w:rPr>
        <w:t>[10]</w:t>
      </w:r>
      <w:r>
        <w:fldChar w:fldCharType="end"/>
      </w:r>
      <w:r>
        <w:t xml:space="preserve"> </w:t>
      </w:r>
      <w:r w:rsidR="00B14C65">
        <w:t xml:space="preserve">Mid-year population estimates and registered deaths for 2015 were released on </w:t>
      </w:r>
      <w:r w:rsidR="002074F1">
        <w:t>23 June 2016</w:t>
      </w:r>
      <w:r w:rsidR="00B14C65">
        <w:t xml:space="preserve"> for England &amp; Wales. These are disaggregated by age in single years up to the age of 89 years</w:t>
      </w:r>
      <w:r w:rsidR="002074F1">
        <w:t>.</w:t>
      </w:r>
      <w:r w:rsidR="00E323A4">
        <w:t xml:space="preserve"> </w:t>
      </w:r>
      <w:r w:rsidR="002074F1">
        <w:fldChar w:fldCharType="begin" w:fldLock="1"/>
      </w:r>
      <w:r w:rsidR="003779CB">
        <w:instrText>ADDIN CSL_CITATION { "citationItems" : [ { "id" : "ITEM-1", "itemData" : { "URL" : "https://www.ons.gov.uk/file?uri=/peoplepopulationandcommunity/populationandmigration/populationestimates/datasets/populationestimatesforukenglandandwalesscotlandandnorthernireland/mid2015/ukmye2015.zip", "author" : [ { "dropping-particle" : "", "family" : "ONS", "given" : "", "non-dropping-particle" : "", "parse-names" : false, "suffix" : "" } ], "id" : "ITEM-1", "issued" : { "date-parts" : [ [ "2016" ] ] }, "title" : "UK Mid year estimates 2015", "type" : "webpage" }, "uris" : [ "http://www.mendeley.com/documents/?uuid=ada711b9-11a5-4439-b928-db9d334ef80a" ] }, { "id" : "ITEM-2", "itemData" : { "URL" : "https://www.ons.gov.uk/file?uri=/peoplepopulationandcommunity/populationandmigration/populationestimates/adhocs/005825populationestimatesforenglandandwales1961to2014singleyearofage0to105/ewuksyoadeathspopdata19612014cmifilevaluesforissue10122015.xls", "author" : [ { "dropping-particle" : "", "family" : "Mills", "given" : "J", "non-dropping-particle" : "", "parse-names" : false, "suffix" : "" } ], "id" : "ITEM-2", "issued" : { "date-parts" : [ [ "2015" ] ] }, "title" : "File containing number of death registrations by single year of age for England &amp; Wales and the UK 1961-2014; and Mid-year population estimates by single year of age for England &amp; Wales and the UK 1961-2014", "type" : "webpage" }, "uris" : [ "http://www.mendeley.com/documents/?uuid=5e60c59a-7693-44bb-a2c1-989859ed4978" ] } ], "mendeley" : { "formattedCitation" : "[10,11]", "plainTextFormattedCitation" : "[10,11]", "previouslyFormattedCitation" : "[10,11]" }, "properties" : { "noteIndex" : 0 }, "schema" : "https://github.com/citation-style-language/schema/raw/master/csl-citation.json" }</w:instrText>
      </w:r>
      <w:r w:rsidR="002074F1">
        <w:fldChar w:fldCharType="separate"/>
      </w:r>
      <w:r w:rsidR="003779CB" w:rsidRPr="003779CB">
        <w:rPr>
          <w:noProof/>
        </w:rPr>
        <w:t>[10,11]</w:t>
      </w:r>
      <w:r w:rsidR="002074F1">
        <w:fldChar w:fldCharType="end"/>
      </w:r>
    </w:p>
    <w:p w14:paraId="2FA4198A" w14:textId="65DAFEFA" w:rsidR="00B51CB3" w:rsidRDefault="00B51CB3" w:rsidP="00076DDE">
      <w:pPr>
        <w:spacing w:line="480" w:lineRule="auto"/>
      </w:pPr>
    </w:p>
    <w:p w14:paraId="2183BE80" w14:textId="562FEE45" w:rsidR="00B51CB3" w:rsidRPr="00B51CB3" w:rsidRDefault="00B51CB3" w:rsidP="00076DDE">
      <w:pPr>
        <w:pStyle w:val="Heading2"/>
        <w:spacing w:line="480" w:lineRule="auto"/>
      </w:pPr>
      <w:r>
        <w:t>Modelling strategy</w:t>
      </w:r>
    </w:p>
    <w:p w14:paraId="640D9A38" w14:textId="15C0CCD1" w:rsidR="004B259F" w:rsidRDefault="00C82AF3" w:rsidP="00076DDE">
      <w:pPr>
        <w:spacing w:line="480" w:lineRule="auto"/>
      </w:pPr>
      <w:r>
        <w:t xml:space="preserve">The approach taken to estimating ‘excess mortality’ in each year after 2010 involves two </w:t>
      </w:r>
      <w:proofErr w:type="spellStart"/>
      <w:r>
        <w:t>stages</w:t>
      </w:r>
      <w:ins w:id="23" w:author="Jonathan Minton" w:date="2016-10-09T15:22:00Z">
        <w:r w:rsidR="007405AE">
          <w:t>.</w:t>
        </w:r>
      </w:ins>
      <w:del w:id="24" w:author="Jonathan Minton" w:date="2016-10-09T15:22:00Z">
        <w:r w:rsidDel="007405AE">
          <w:delText xml:space="preserve">: </w:delText>
        </w:r>
        <w:commentRangeStart w:id="25"/>
        <w:r w:rsidR="0060192B" w:rsidDel="007405AE">
          <w:delText xml:space="preserve">It is also well known </w:delText>
        </w:r>
      </w:del>
      <w:ins w:id="26" w:author="Green, Mark" w:date="2016-10-07T16:26:00Z">
        <w:del w:id="27" w:author="Jonathan Minton" w:date="2016-10-09T15:22:00Z">
          <w:r w:rsidR="009674C6" w:rsidDel="007405AE">
            <w:delText xml:space="preserve">established </w:delText>
          </w:r>
        </w:del>
      </w:ins>
      <w:del w:id="28" w:author="Jonathan Minton" w:date="2016-10-09T15:22:00Z">
        <w:r w:rsidR="0060192B" w:rsidDel="007405AE">
          <w:delText>that mortality risk rises log-linearly with each additional year of life throughout much of adulthood, and have</w:delText>
        </w:r>
      </w:del>
      <w:ins w:id="29" w:author="Kate" w:date="2016-10-07T14:33:00Z">
        <w:del w:id="30" w:author="Jonathan Minton" w:date="2016-10-09T15:22:00Z">
          <w:r w:rsidR="00436D09" w:rsidDel="007405AE">
            <w:delText>with</w:delText>
          </w:r>
        </w:del>
      </w:ins>
      <w:del w:id="31" w:author="Jonathan Minton" w:date="2016-10-09T15:22:00Z">
        <w:r w:rsidR="0060192B" w:rsidDel="007405AE">
          <w:delText xml:space="preserve"> different shapes for males and females </w:delText>
        </w:r>
        <w:r w:rsidR="003779CB" w:rsidDel="007405AE">
          <w:delText xml:space="preserve">(e.g. </w:delText>
        </w:r>
        <w:r w:rsidR="0060192B" w:rsidDel="007405AE">
          <w:fldChar w:fldCharType="begin" w:fldLock="1"/>
        </w:r>
        <w:r w:rsidR="003779CB" w:rsidDel="007405AE">
          <w:delInstrText>ADDIN CSL_CITATION { "citationItems" : [ { "id" : "ITEM-1", "itemData" : { "DOI" : "10.1098/rstl.1825.0026", "ISSN" : "0261-0523", "author" : [ { "dropping-particle" : "", "family" : "Gompertz", "given" : "B.", "non-dropping-particle" : "", "parse-names" : false, "suffix" : "" } ], "container-title" : "Philosophical Transactions of the Royal Society of London", "id" : "ITEM-1", "issued" : { "date-parts" : [ [ "1825", "1", "1" ] ] }, "page" : "513-583", "title" : "On the Nature of the Function Expressive of the Law of Human Mortality, and on a New Mode of Determining the Value of Life Contingencies", "type" : "article-journal", "volume" : "115" }, "uris" : [ "http://www.mendeley.com/documents/?uuid=4b87caf1-924a-4510-89be-de56d5269401" ] } ], "mendeley" : { "formattedCitation" : "[12]", "plainTextFormattedCitation" : "[12]", "previouslyFormattedCitation" : "[12]" }, "properties" : { "noteIndex" : 0 }, "schema" : "https://github.com/citation-style-language/schema/raw/master/csl-citation.json" }</w:delInstrText>
        </w:r>
        <w:r w:rsidR="0060192B" w:rsidDel="007405AE">
          <w:fldChar w:fldCharType="separate"/>
        </w:r>
        <w:r w:rsidR="003779CB" w:rsidRPr="003779CB" w:rsidDel="007405AE">
          <w:rPr>
            <w:noProof/>
          </w:rPr>
          <w:delText>[12]</w:delText>
        </w:r>
        <w:r w:rsidR="0060192B" w:rsidDel="007405AE">
          <w:fldChar w:fldCharType="end"/>
        </w:r>
        <w:r w:rsidR="003779CB" w:rsidDel="007405AE">
          <w:delText>)</w:delText>
        </w:r>
        <w:r w:rsidR="0060192B" w:rsidDel="007405AE">
          <w:delText>.</w:delText>
        </w:r>
        <w:commentRangeEnd w:id="25"/>
        <w:r w:rsidR="006F3E68" w:rsidDel="007405AE">
          <w:rPr>
            <w:rStyle w:val="CommentReference"/>
          </w:rPr>
          <w:commentReference w:id="25"/>
        </w:r>
        <w:r w:rsidR="0060192B" w:rsidDel="007405AE">
          <w:delText xml:space="preserve"> So, </w:delText>
        </w:r>
        <w:r w:rsidDel="007405AE">
          <w:delText xml:space="preserve">in stage </w:delText>
        </w:r>
        <w:r w:rsidR="000A579F" w:rsidDel="007405AE">
          <w:delText>one</w:delText>
        </w:r>
        <w:r w:rsidR="0060192B" w:rsidDel="007405AE">
          <w:delText>,</w:delText>
        </w:r>
      </w:del>
      <w:ins w:id="32" w:author="Green, Mark" w:date="2016-10-07T16:26:00Z">
        <w:r w:rsidR="009674C6">
          <w:t>Firstly</w:t>
        </w:r>
      </w:ins>
      <w:proofErr w:type="spellEnd"/>
      <w:r>
        <w:t xml:space="preserve"> separate linear regression models are produced for both sexes, and each age in single years from birth to 89 years, in which log mortality is the response variable and a number of intercepts and trend terms are included as predictor variables. These allow the overall trend in falling age-specific mortality to be estimated over the period 1990-201</w:t>
      </w:r>
      <w:r w:rsidR="0060192B">
        <w:t>5</w:t>
      </w:r>
      <w:r>
        <w:t xml:space="preserve">, as well as any changes in this trend over the period 1997-2010 (i.e. during the period of the New Labour </w:t>
      </w:r>
      <w:r w:rsidR="000A579F">
        <w:t xml:space="preserve">(NL) </w:t>
      </w:r>
      <w:r>
        <w:t xml:space="preserve">government); additional terms are used to capture any additional effect </w:t>
      </w:r>
      <w:r w:rsidR="0060192B">
        <w:t xml:space="preserve">(‘shock’) </w:t>
      </w:r>
      <w:r>
        <w:t xml:space="preserve">associated with the global financial crisis (GFC) of 2008-2010 to avoid biasing </w:t>
      </w:r>
      <w:r w:rsidR="000A579F">
        <w:t xml:space="preserve">trend terms associated with the NL period. </w:t>
      </w:r>
      <w:r w:rsidR="00910EF2">
        <w:t xml:space="preserve">The precise details of the modelling </w:t>
      </w:r>
      <w:r w:rsidR="00F61151">
        <w:t xml:space="preserve">strategy </w:t>
      </w:r>
      <w:r w:rsidR="00910EF2">
        <w:t>are detailed in the appendix</w:t>
      </w:r>
      <w:r w:rsidR="006B38EC">
        <w:t xml:space="preserve">, </w:t>
      </w:r>
      <w:r w:rsidR="00924B11">
        <w:t>which also includes a sensitivity analysis</w:t>
      </w:r>
      <w:r w:rsidR="000A579F">
        <w:t xml:space="preserve"> using an alternate model specification to allow for nonlinearities in trends over time</w:t>
      </w:r>
      <w:r w:rsidR="00910EF2">
        <w:t xml:space="preserve">. </w:t>
      </w:r>
    </w:p>
    <w:p w14:paraId="3FAE4B98" w14:textId="1D5439F7" w:rsidR="002074F1" w:rsidRDefault="000A579F" w:rsidP="00076DDE">
      <w:pPr>
        <w:spacing w:line="480" w:lineRule="auto"/>
      </w:pPr>
      <w:r>
        <w:t>In stage two, the regression models are used to produce counterfactual death rates at different ages for each year 201</w:t>
      </w:r>
      <w:r w:rsidR="0060192B">
        <w:t>1</w:t>
      </w:r>
      <w:r>
        <w:t xml:space="preserve"> to 2015, if trends in death rates observed during the period 1997-2010 h</w:t>
      </w:r>
      <w:r w:rsidR="0060192B">
        <w:t xml:space="preserve">ad continued throughout the latter period. The counterfactual mortality risks are then </w:t>
      </w:r>
      <w:del w:id="33" w:author="Kate" w:date="2016-10-07T14:34:00Z">
        <w:r w:rsidR="0060192B" w:rsidDel="00436D09">
          <w:delText xml:space="preserve">applied </w:delText>
        </w:r>
      </w:del>
      <w:ins w:id="34" w:author="Kate" w:date="2016-10-07T14:34:00Z">
        <w:r w:rsidR="00436D09">
          <w:t xml:space="preserve">applied </w:t>
        </w:r>
      </w:ins>
      <w:r w:rsidR="0060192B">
        <w:t xml:space="preserve">to actual population counts observed in 2011-2015 to produce ‘expected death counts’ in each year and at each age, and then compared with the observed deaths at each age in each year to produce both age-specific and total ‘excess deaths’ in each year. </w:t>
      </w:r>
    </w:p>
    <w:p w14:paraId="2FA8F296" w14:textId="416AD671" w:rsidR="00D80E19" w:rsidRDefault="00D80E19" w:rsidP="00076DDE">
      <w:pPr>
        <w:pStyle w:val="Heading2"/>
        <w:spacing w:line="480" w:lineRule="auto"/>
      </w:pPr>
      <w:r>
        <w:lastRenderedPageBreak/>
        <w:t xml:space="preserve">Results </w:t>
      </w:r>
    </w:p>
    <w:p w14:paraId="7ACDA97F" w14:textId="3627BAA8" w:rsidR="00E323A4" w:rsidRDefault="008347BD" w:rsidP="00076DDE">
      <w:pPr>
        <w:pStyle w:val="Heading2"/>
        <w:spacing w:line="480" w:lineRule="auto"/>
      </w:pPr>
      <w:r>
        <w:t>M</w:t>
      </w:r>
      <w:r w:rsidR="00E323A4">
        <w:t>odel projections</w:t>
      </w:r>
    </w:p>
    <w:p w14:paraId="71420556" w14:textId="2D308C6F" w:rsidR="0027163A" w:rsidRDefault="00E323A4" w:rsidP="00076DDE">
      <w:pPr>
        <w:spacing w:line="480" w:lineRule="auto"/>
      </w:pPr>
      <w:r>
        <w:t xml:space="preserve">Figure </w:t>
      </w:r>
      <w:r w:rsidR="0027163A">
        <w:t>2</w:t>
      </w:r>
      <w:r>
        <w:t xml:space="preserve"> </w:t>
      </w:r>
      <w:r w:rsidR="0027163A">
        <w:t xml:space="preserve">shows the mortality rates projected at different ages in single years, had trends in age specific mortality rate reduction observed during the period 1997 to 2010 continued in the years 2011 to 2015 inclusive, for ages 60 to 85 years. Each point is a data point, the line shows the best fit of the trend, and the band shows the 95% credible interval around this line. The top row shows the mortality trends on the log scale and the bottom on the identity scale. </w:t>
      </w:r>
    </w:p>
    <w:p w14:paraId="39C62CF2" w14:textId="3613C897" w:rsidR="00F82EEE" w:rsidRDefault="003779CB" w:rsidP="00076DDE">
      <w:pPr>
        <w:spacing w:line="480" w:lineRule="auto"/>
      </w:pPr>
      <w:r>
        <w:t>During</w:t>
      </w:r>
      <w:r w:rsidR="0027163A">
        <w:t xml:space="preserve"> the period 1997 to 2010 there was a steady fall in age specific mortality risk on the log scale, steeper </w:t>
      </w:r>
      <w:r w:rsidR="00962428">
        <w:t xml:space="preserve">than in the period 1990 to 1997 for older ages in particular. After 2010 mortality rates at specific ages tended to move towards the top of the credible interval band, moving above these bands for most of the ages plotted by 2015. </w:t>
      </w:r>
      <w:r>
        <w:t>T</w:t>
      </w:r>
      <w:r w:rsidR="00962428">
        <w:t xml:space="preserve">he log scale </w:t>
      </w:r>
      <w:r>
        <w:t>subfigures show statistically significant higher-than-projected mortality rates at ages 70 and 75 years, with more deviation between actual and projected rates for males than females</w:t>
      </w:r>
      <w:r w:rsidR="00962428">
        <w:t xml:space="preserve">. </w:t>
      </w:r>
      <w:r w:rsidR="00F82EEE">
        <w:t xml:space="preserve">The identity scale helps raise the important distinction between statistical and substantive significance, with the borderline statistically significant ‘excess’ mortality at age </w:t>
      </w:r>
      <w:r w:rsidR="00560035">
        <w:t>85</w:t>
      </w:r>
      <w:r w:rsidR="00F82EEE">
        <w:t xml:space="preserve"> in 2015 implying a much greater additional mortality risk than the clearly statistically significant ‘excess’ mortality a</w:t>
      </w:r>
      <w:r w:rsidR="008D618D">
        <w:t>t</w:t>
      </w:r>
      <w:r w:rsidR="00F82EEE">
        <w:t xml:space="preserve"> ages 60 or 70. </w:t>
      </w:r>
    </w:p>
    <w:p w14:paraId="0E53DDFB" w14:textId="5BC86C7E" w:rsidR="00E323A4" w:rsidRDefault="00E323A4" w:rsidP="00076DDE">
      <w:pPr>
        <w:spacing w:line="480" w:lineRule="auto"/>
      </w:pPr>
      <w:r>
        <w:t xml:space="preserve">Figure </w:t>
      </w:r>
      <w:r w:rsidR="00F82EEE">
        <w:t xml:space="preserve">2 </w:t>
      </w:r>
      <w:r w:rsidR="00DA26E4">
        <w:t>Model</w:t>
      </w:r>
      <w:r>
        <w:t xml:space="preserve"> projections</w:t>
      </w:r>
      <w:r w:rsidR="00DA26E4">
        <w:t xml:space="preserve"> and actual mortality risks age ages 60 to 85 years</w:t>
      </w:r>
      <w:r>
        <w:t xml:space="preserve">. (A) </w:t>
      </w:r>
      <w:proofErr w:type="gramStart"/>
      <w:r>
        <w:t>log</w:t>
      </w:r>
      <w:r w:rsidRPr="003779CB">
        <w:rPr>
          <w:vertAlign w:val="subscript"/>
        </w:rPr>
        <w:t>10</w:t>
      </w:r>
      <w:proofErr w:type="gramEnd"/>
      <w:r>
        <w:t xml:space="preserve"> mortality; (B) absolute mortality</w:t>
      </w:r>
    </w:p>
    <w:p w14:paraId="42779B62" w14:textId="32F6FA29" w:rsidR="00E323A4" w:rsidRDefault="0027163A" w:rsidP="00076DDE">
      <w:pPr>
        <w:spacing w:line="480" w:lineRule="auto"/>
      </w:pPr>
      <w:r>
        <w:rPr>
          <w:noProof/>
          <w:lang w:eastAsia="en-GB"/>
        </w:rPr>
        <w:lastRenderedPageBreak/>
        <w:drawing>
          <wp:inline distT="0" distB="0" distL="0" distR="0" wp14:anchorId="71F9DA85" wp14:editId="321F0B14">
            <wp:extent cx="5722620" cy="5722620"/>
            <wp:effectExtent l="0" t="0" r="0" b="0"/>
            <wp:docPr id="5" name="Picture 5" descr="E:\repos\danny_elderly_mort\figures\banded_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epos\danny_elderly_mort\figures\banded_pl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F8CE861" w14:textId="28D9DEED" w:rsidR="00DA26E4" w:rsidRDefault="00DA26E4" w:rsidP="00076DDE">
      <w:pPr>
        <w:spacing w:line="480" w:lineRule="auto"/>
      </w:pPr>
      <w:r>
        <w:t xml:space="preserve">Figure S_01 in the appendix shows equivalent projected and actual mortality rates in infancy, and at ages 15, 25, 35 and 45 years. In this figure it is clear that mortality rates in infancy fell rapidly between 1990 </w:t>
      </w:r>
      <w:r w:rsidR="00455A1A">
        <w:t xml:space="preserve">(in fact since the 1960s) </w:t>
      </w:r>
      <w:r>
        <w:t xml:space="preserve">and 1992, steadily </w:t>
      </w:r>
      <w:r w:rsidR="00455A1A">
        <w:t xml:space="preserve">but more slowly </w:t>
      </w:r>
      <w:r w:rsidR="00560035">
        <w:t>afterwards, including the period 1997-2010</w:t>
      </w:r>
      <w:r>
        <w:t xml:space="preserve">. Mortality rates for males aged 35 also fell after 2010 below the projected range. At other ages actual rates were largely as expected from the model. </w:t>
      </w:r>
      <w:r w:rsidR="00455A1A">
        <w:t>The projected and actual mortality risks at all ages in single years are used in the projection of total estimated excess deaths, below.</w:t>
      </w:r>
      <w:r w:rsidR="00560035">
        <w:t xml:space="preserve"> Figure S_02 in the appendix summarises the model coefficients</w:t>
      </w:r>
      <w:r w:rsidR="00735CC9">
        <w:t xml:space="preserve">; it is worth noting the first row of this figure, the intercept term, successfully identifies the </w:t>
      </w:r>
      <w:proofErr w:type="spellStart"/>
      <w:r w:rsidR="00735CC9">
        <w:t>Gompertz-Makham</w:t>
      </w:r>
      <w:proofErr w:type="spellEnd"/>
      <w:r w:rsidR="00735CC9">
        <w:t xml:space="preserve"> law of mortality </w:t>
      </w:r>
      <w:r w:rsidR="00735CC9">
        <w:lastRenderedPageBreak/>
        <w:t xml:space="preserve">risk against age (also known as the ‘bathtub curve’), </w:t>
      </w:r>
      <w:r w:rsidR="003779CB">
        <w:fldChar w:fldCharType="begin" w:fldLock="1"/>
      </w:r>
      <w:r w:rsidR="00803A7F">
        <w:instrText>ADDIN CSL_CITATION { "citationItems" : [ { "id" : "ITEM-1", "itemData" : { "DOI" : "10.2307/41134925", "ISSN" : "20461658", "author" : [ { "dropping-particle" : "", "family" : "Makeham", "given" : "William Matthew", "non-dropping-particle" : "", "parse-names" : false, "suffix" : "" } ], "container-title" : "The Assurance Magazine, and Journal of the Institute of Actuaries", "genre" : "JOUR", "id" : "ITEM-1", "issue" : "6", "issued" : { "date-parts" : [ [ "1860", "1", "1" ] ] }, "page" : "301-310", "publisher" : "Cambridge University Press on behalf of the Institute and Faculty of Actuaries", "title" : "On the Law of Mortality and the Construction of Annuity Tables", "type" : "article-journal", "volume" : "8" }, "uris" : [ "http://www.mendeley.com/documents/?uuid=2efd5169-76fe-4627-81f1-77b557c8106d" ] } ], "mendeley" : { "formattedCitation" : "[13]", "plainTextFormattedCitation" : "[13]", "previouslyFormattedCitation" : "[13]" }, "properties" : { "noteIndex" : 0 }, "schema" : "https://github.com/citation-style-language/schema/raw/master/csl-citation.json" }</w:instrText>
      </w:r>
      <w:r w:rsidR="003779CB">
        <w:fldChar w:fldCharType="separate"/>
      </w:r>
      <w:r w:rsidR="003779CB" w:rsidRPr="003779CB">
        <w:rPr>
          <w:noProof/>
        </w:rPr>
        <w:t>[13]</w:t>
      </w:r>
      <w:r w:rsidR="003779CB">
        <w:fldChar w:fldCharType="end"/>
      </w:r>
      <w:r w:rsidR="00735CC9">
        <w:t xml:space="preserve"> suggesting an appropriate model specification; and also that the trend terms are all negative and statistically significant, suggesting it is appropriate to </w:t>
      </w:r>
      <w:r w:rsidR="003779CB">
        <w:t xml:space="preserve">model </w:t>
      </w:r>
      <w:r w:rsidR="00735CC9">
        <w:t xml:space="preserve">falling mortality risks over time.  </w:t>
      </w:r>
    </w:p>
    <w:p w14:paraId="0190D719" w14:textId="314DA9F4" w:rsidR="00E323A4" w:rsidRDefault="00E323A4" w:rsidP="00076DDE">
      <w:pPr>
        <w:pStyle w:val="Heading2"/>
        <w:spacing w:line="480" w:lineRule="auto"/>
      </w:pPr>
      <w:r>
        <w:t>Total Estimated Excess Death</w:t>
      </w:r>
      <w:r w:rsidR="008347BD">
        <w:t>s</w:t>
      </w:r>
      <w:r>
        <w:t>, 2010-2015</w:t>
      </w:r>
    </w:p>
    <w:p w14:paraId="70B57890" w14:textId="01BE5883" w:rsidR="00E323A4" w:rsidRDefault="00E323A4" w:rsidP="00076DDE">
      <w:pPr>
        <w:spacing w:line="480" w:lineRule="auto"/>
      </w:pPr>
      <w:r>
        <w:t xml:space="preserve">Figure 4 shows the total ‘excess’ deaths in each year from 2010 to 2015, between birth and the age indicated on the horizontal axis, if the </w:t>
      </w:r>
      <w:r w:rsidR="00735CC9">
        <w:t>1997-2010 (‘New Labour’)</w:t>
      </w:r>
      <w:r>
        <w:t xml:space="preserve"> trends </w:t>
      </w:r>
      <w:r w:rsidR="00735CC9">
        <w:t>had continued</w:t>
      </w:r>
      <w:r>
        <w:t xml:space="preserve">. A vertical dashed line is added at age 65 years, </w:t>
      </w:r>
      <w:r w:rsidR="003779CB">
        <w:t xml:space="preserve">as it seems this age marks an important turning point in excess death trends. In each year after 2010 there were fewer deaths than expected between birth and age 65, but more after </w:t>
      </w:r>
      <w:del w:id="35" w:author="Kate" w:date="2016-10-09T15:18:00Z">
        <w:r w:rsidR="003779CB">
          <w:delText>this</w:delText>
        </w:r>
      </w:del>
      <w:ins w:id="36" w:author="Kate" w:date="2016-10-09T15:18:00Z">
        <w:r w:rsidR="003779CB">
          <w:t>th</w:t>
        </w:r>
      </w:ins>
      <w:ins w:id="37" w:author="Kate" w:date="2016-10-07T14:37:00Z">
        <w:r w:rsidR="00747C48">
          <w:t>ese</w:t>
        </w:r>
      </w:ins>
      <w:del w:id="38" w:author="Kate" w:date="2016-10-07T14:37:00Z">
        <w:r w:rsidR="003779CB" w:rsidDel="00747C48">
          <w:delText>is</w:delText>
        </w:r>
      </w:del>
      <w:r w:rsidR="003779CB">
        <w:t xml:space="preserve"> years, and this increasing excess </w:t>
      </w:r>
      <w:del w:id="39" w:author="Kate" w:date="2016-10-07T14:37:00Z">
        <w:r w:rsidR="003779CB" w:rsidDel="00747C48">
          <w:delText xml:space="preserve">after this have </w:delText>
        </w:r>
      </w:del>
      <w:r w:rsidR="003779CB">
        <w:t xml:space="preserve">has </w:t>
      </w:r>
      <w:del w:id="40" w:author="Kate" w:date="2016-10-07T14:37:00Z">
        <w:r w:rsidR="003779CB" w:rsidDel="00747C48">
          <w:delText>tended to increase</w:delText>
        </w:r>
      </w:del>
      <w:ins w:id="41" w:author="Kate" w:date="2016-10-07T14:37:00Z">
        <w:r w:rsidR="00747C48">
          <w:t>grown with</w:t>
        </w:r>
      </w:ins>
      <w:del w:id="42" w:author="Kate" w:date="2016-10-07T14:37:00Z">
        <w:r w:rsidR="003779CB" w:rsidDel="00747C48">
          <w:delText xml:space="preserve"> over</w:delText>
        </w:r>
      </w:del>
      <w:r w:rsidR="003779CB">
        <w:t xml:space="preserve"> time. Most of the excess deaths between the ages of 65 and 89 years occurred from 2012 onwards. 2015 saw a greater number of excess deaths by age 89 than the years 2012 to 2014 combined. </w:t>
      </w:r>
    </w:p>
    <w:p w14:paraId="55E150C9" w14:textId="6E57CBC5" w:rsidR="002E2937" w:rsidRDefault="002E2937" w:rsidP="00076DDE">
      <w:pPr>
        <w:spacing w:line="480" w:lineRule="auto"/>
        <w:sectPr w:rsidR="002E2937" w:rsidSect="00076DDE">
          <w:headerReference w:type="default" r:id="rId12"/>
          <w:footerReference w:type="default" r:id="rId13"/>
          <w:pgSz w:w="11906" w:h="16838"/>
          <w:pgMar w:top="1440" w:right="1440" w:bottom="1440" w:left="1440" w:header="708" w:footer="708" w:gutter="0"/>
          <w:lnNumType w:countBy="1"/>
          <w:cols w:space="708"/>
          <w:docGrid w:linePitch="360"/>
        </w:sectPr>
      </w:pPr>
      <w:r>
        <w:t xml:space="preserve">Results from the model are summarised in </w:t>
      </w:r>
      <w:ins w:id="43" w:author="Green, Mark" w:date="2016-10-07T16:56:00Z">
        <w:r w:rsidR="006F3E68">
          <w:t>T</w:t>
        </w:r>
      </w:ins>
      <w:del w:id="44" w:author="Green, Mark" w:date="2016-10-07T16:56:00Z">
        <w:r>
          <w:delText>t</w:delText>
        </w:r>
      </w:del>
      <w:r>
        <w:t>able</w:t>
      </w:r>
      <w:ins w:id="45" w:author="Kate" w:date="2016-10-07T14:37:00Z">
        <w:r w:rsidR="00747C48">
          <w:t>s</w:t>
        </w:r>
      </w:ins>
      <w:r>
        <w:t xml:space="preserve"> 1 and</w:t>
      </w:r>
      <w:del w:id="46" w:author="Kate" w:date="2016-10-07T14:37:00Z">
        <w:r w:rsidDel="00747C48">
          <w:delText xml:space="preserve"> table</w:delText>
        </w:r>
      </w:del>
      <w:del w:id="47" w:author="Green, Mark" w:date="2016-10-07T16:56:00Z">
        <w:r>
          <w:delText xml:space="preserve"> </w:delText>
        </w:r>
      </w:del>
      <w:r>
        <w:t xml:space="preserve">2. Table 1 shows the ‘excess’ deaths by the ages of 50, 70 and 89 years for each year from 2010 to 2015, with positive excesses highlighted in bold. Table 2 further summarises these results to show the combined excess deaths either over the period 2010 to 2015, or the period 2012 to 2015. The models project 2,303 fewer deaths than observed in 2012, 10,430 fewer deaths in 2013, 8,820 fewer deaths in 2014, and 20,465 fewer deaths in 2015. In total, there were 31,973 more deaths than projected between 2010 and 2015, and 42,018 more deaths than projected between 2012 and 2015. </w:t>
      </w:r>
    </w:p>
    <w:tbl>
      <w:tblPr>
        <w:tblW w:w="12661" w:type="dxa"/>
        <w:tblInd w:w="118" w:type="dxa"/>
        <w:tblLook w:val="04A0" w:firstRow="1" w:lastRow="0" w:firstColumn="1" w:lastColumn="0" w:noHBand="0" w:noVBand="1"/>
      </w:tblPr>
      <w:tblGrid>
        <w:gridCol w:w="960"/>
        <w:gridCol w:w="960"/>
        <w:gridCol w:w="831"/>
        <w:gridCol w:w="283"/>
        <w:gridCol w:w="940"/>
        <w:gridCol w:w="284"/>
        <w:gridCol w:w="940"/>
        <w:gridCol w:w="283"/>
        <w:gridCol w:w="888"/>
        <w:gridCol w:w="284"/>
        <w:gridCol w:w="940"/>
        <w:gridCol w:w="284"/>
        <w:gridCol w:w="940"/>
        <w:gridCol w:w="283"/>
        <w:gridCol w:w="831"/>
        <w:gridCol w:w="283"/>
        <w:gridCol w:w="940"/>
        <w:gridCol w:w="284"/>
        <w:gridCol w:w="940"/>
        <w:gridCol w:w="283"/>
      </w:tblGrid>
      <w:tr w:rsidR="007405AE" w:rsidRPr="002E2937" w14:paraId="18AC596B" w14:textId="77777777" w:rsidTr="00076DDE">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75E97F53"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lastRenderedPageBreak/>
              <w:t>Year</w:t>
            </w:r>
          </w:p>
        </w:tc>
        <w:tc>
          <w:tcPr>
            <w:tcW w:w="960" w:type="dxa"/>
            <w:tcBorders>
              <w:top w:val="single" w:sz="8" w:space="0" w:color="auto"/>
              <w:left w:val="nil"/>
              <w:bottom w:val="single" w:sz="4" w:space="0" w:color="auto"/>
              <w:right w:val="nil"/>
            </w:tcBorders>
            <w:shd w:val="clear" w:color="auto" w:fill="auto"/>
            <w:noWrap/>
            <w:vAlign w:val="bottom"/>
            <w:hideMark/>
          </w:tcPr>
          <w:p w14:paraId="19C682E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Age</w:t>
            </w:r>
          </w:p>
        </w:tc>
        <w:tc>
          <w:tcPr>
            <w:tcW w:w="831" w:type="dxa"/>
            <w:tcBorders>
              <w:top w:val="single" w:sz="8" w:space="0" w:color="auto"/>
              <w:left w:val="nil"/>
              <w:bottom w:val="single" w:sz="4" w:space="0" w:color="auto"/>
              <w:right w:val="nil"/>
            </w:tcBorders>
            <w:shd w:val="clear" w:color="auto" w:fill="auto"/>
            <w:noWrap/>
            <w:vAlign w:val="bottom"/>
            <w:hideMark/>
          </w:tcPr>
          <w:p w14:paraId="6F98E827"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Males</w:t>
            </w:r>
          </w:p>
        </w:tc>
        <w:tc>
          <w:tcPr>
            <w:tcW w:w="283" w:type="dxa"/>
            <w:tcBorders>
              <w:top w:val="single" w:sz="8" w:space="0" w:color="auto"/>
              <w:left w:val="nil"/>
              <w:bottom w:val="single" w:sz="4" w:space="0" w:color="auto"/>
              <w:right w:val="nil"/>
            </w:tcBorders>
            <w:shd w:val="clear" w:color="auto" w:fill="auto"/>
            <w:noWrap/>
            <w:vAlign w:val="bottom"/>
            <w:hideMark/>
          </w:tcPr>
          <w:p w14:paraId="580F1342"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5562A4D1"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4459B79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40E541F9"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3620BBA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1172" w:type="dxa"/>
            <w:gridSpan w:val="2"/>
            <w:tcBorders>
              <w:top w:val="single" w:sz="8" w:space="0" w:color="auto"/>
              <w:left w:val="nil"/>
              <w:bottom w:val="single" w:sz="4" w:space="0" w:color="auto"/>
              <w:right w:val="nil"/>
            </w:tcBorders>
            <w:shd w:val="clear" w:color="auto" w:fill="auto"/>
            <w:noWrap/>
            <w:vAlign w:val="bottom"/>
            <w:hideMark/>
          </w:tcPr>
          <w:p w14:paraId="20CCF454"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Females</w:t>
            </w:r>
          </w:p>
        </w:tc>
        <w:tc>
          <w:tcPr>
            <w:tcW w:w="940" w:type="dxa"/>
            <w:tcBorders>
              <w:top w:val="single" w:sz="8" w:space="0" w:color="auto"/>
              <w:left w:val="nil"/>
              <w:bottom w:val="single" w:sz="4" w:space="0" w:color="auto"/>
              <w:right w:val="nil"/>
            </w:tcBorders>
            <w:shd w:val="clear" w:color="auto" w:fill="auto"/>
            <w:noWrap/>
            <w:vAlign w:val="bottom"/>
            <w:hideMark/>
          </w:tcPr>
          <w:p w14:paraId="71C6067D"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4" w:type="dxa"/>
            <w:tcBorders>
              <w:top w:val="single" w:sz="8" w:space="0" w:color="auto"/>
              <w:left w:val="nil"/>
              <w:bottom w:val="single" w:sz="4" w:space="0" w:color="auto"/>
              <w:right w:val="nil"/>
            </w:tcBorders>
            <w:shd w:val="clear" w:color="auto" w:fill="auto"/>
            <w:noWrap/>
            <w:vAlign w:val="bottom"/>
            <w:hideMark/>
          </w:tcPr>
          <w:p w14:paraId="54F3F0A8"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2D6431A0"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nil"/>
            </w:tcBorders>
            <w:shd w:val="clear" w:color="auto" w:fill="auto"/>
            <w:noWrap/>
            <w:vAlign w:val="bottom"/>
            <w:hideMark/>
          </w:tcPr>
          <w:p w14:paraId="77D0A3B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054" w:type="dxa"/>
            <w:gridSpan w:val="3"/>
            <w:tcBorders>
              <w:top w:val="single" w:sz="8" w:space="0" w:color="auto"/>
              <w:left w:val="nil"/>
              <w:bottom w:val="single" w:sz="4" w:space="0" w:color="auto"/>
              <w:right w:val="nil"/>
            </w:tcBorders>
            <w:shd w:val="clear" w:color="auto" w:fill="auto"/>
            <w:noWrap/>
            <w:vAlign w:val="bottom"/>
            <w:hideMark/>
          </w:tcPr>
          <w:p w14:paraId="1A26509F"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Combined</w:t>
            </w:r>
          </w:p>
        </w:tc>
        <w:tc>
          <w:tcPr>
            <w:tcW w:w="284" w:type="dxa"/>
            <w:tcBorders>
              <w:top w:val="single" w:sz="8" w:space="0" w:color="auto"/>
              <w:left w:val="nil"/>
              <w:bottom w:val="single" w:sz="4" w:space="0" w:color="auto"/>
              <w:right w:val="nil"/>
            </w:tcBorders>
            <w:shd w:val="clear" w:color="auto" w:fill="auto"/>
            <w:noWrap/>
            <w:vAlign w:val="bottom"/>
            <w:hideMark/>
          </w:tcPr>
          <w:p w14:paraId="4AEF97D6"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940" w:type="dxa"/>
            <w:tcBorders>
              <w:top w:val="single" w:sz="8" w:space="0" w:color="auto"/>
              <w:left w:val="nil"/>
              <w:bottom w:val="single" w:sz="4" w:space="0" w:color="auto"/>
              <w:right w:val="nil"/>
            </w:tcBorders>
            <w:shd w:val="clear" w:color="auto" w:fill="auto"/>
            <w:noWrap/>
            <w:vAlign w:val="bottom"/>
            <w:hideMark/>
          </w:tcPr>
          <w:p w14:paraId="64A0CFCC" w14:textId="77777777" w:rsidR="002E2937" w:rsidRPr="002E2937" w:rsidRDefault="002E2937" w:rsidP="00076DDE">
            <w:pPr>
              <w:spacing w:after="0" w:line="480" w:lineRule="auto"/>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 </w:t>
            </w:r>
          </w:p>
        </w:tc>
        <w:tc>
          <w:tcPr>
            <w:tcW w:w="283" w:type="dxa"/>
            <w:tcBorders>
              <w:top w:val="single" w:sz="8" w:space="0" w:color="auto"/>
              <w:left w:val="nil"/>
              <w:bottom w:val="single" w:sz="4" w:space="0" w:color="auto"/>
              <w:right w:val="single" w:sz="8" w:space="0" w:color="auto"/>
            </w:tcBorders>
            <w:shd w:val="clear" w:color="auto" w:fill="auto"/>
            <w:noWrap/>
            <w:vAlign w:val="bottom"/>
            <w:hideMark/>
          </w:tcPr>
          <w:p w14:paraId="0850A3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r>
      <w:tr w:rsidR="007405AE" w:rsidRPr="002E2937" w14:paraId="3B241AA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6EF0D7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3BE3DB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F715E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-554</w:t>
            </w:r>
          </w:p>
        </w:tc>
        <w:tc>
          <w:tcPr>
            <w:tcW w:w="283" w:type="dxa"/>
            <w:tcBorders>
              <w:top w:val="nil"/>
              <w:left w:val="nil"/>
              <w:bottom w:val="nil"/>
              <w:right w:val="nil"/>
            </w:tcBorders>
            <w:shd w:val="clear" w:color="auto" w:fill="auto"/>
            <w:noWrap/>
            <w:vAlign w:val="bottom"/>
            <w:hideMark/>
          </w:tcPr>
          <w:p w14:paraId="2B40CFC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70882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19,094</w:t>
            </w:r>
          </w:p>
        </w:tc>
        <w:tc>
          <w:tcPr>
            <w:tcW w:w="284" w:type="dxa"/>
            <w:tcBorders>
              <w:top w:val="nil"/>
              <w:left w:val="nil"/>
              <w:bottom w:val="nil"/>
              <w:right w:val="nil"/>
            </w:tcBorders>
            <w:shd w:val="clear" w:color="auto" w:fill="auto"/>
            <w:noWrap/>
            <w:vAlign w:val="bottom"/>
            <w:hideMark/>
          </w:tcPr>
          <w:p w14:paraId="2824C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64A02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19,648</w:t>
            </w:r>
          </w:p>
        </w:tc>
        <w:tc>
          <w:tcPr>
            <w:tcW w:w="283" w:type="dxa"/>
            <w:tcBorders>
              <w:top w:val="nil"/>
              <w:left w:val="nil"/>
              <w:bottom w:val="nil"/>
              <w:right w:val="nil"/>
            </w:tcBorders>
            <w:shd w:val="clear" w:color="auto" w:fill="auto"/>
            <w:noWrap/>
            <w:vAlign w:val="bottom"/>
            <w:hideMark/>
          </w:tcPr>
          <w:p w14:paraId="003DB0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9A6EBB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w:t>
            </w:r>
          </w:p>
        </w:tc>
        <w:tc>
          <w:tcPr>
            <w:tcW w:w="284" w:type="dxa"/>
            <w:tcBorders>
              <w:top w:val="nil"/>
              <w:left w:val="nil"/>
              <w:bottom w:val="nil"/>
              <w:right w:val="nil"/>
            </w:tcBorders>
            <w:shd w:val="clear" w:color="auto" w:fill="auto"/>
            <w:noWrap/>
            <w:vAlign w:val="bottom"/>
            <w:hideMark/>
          </w:tcPr>
          <w:p w14:paraId="73ACBC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4D48C2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11,786</w:t>
            </w:r>
          </w:p>
        </w:tc>
        <w:tc>
          <w:tcPr>
            <w:tcW w:w="284" w:type="dxa"/>
            <w:tcBorders>
              <w:top w:val="nil"/>
              <w:left w:val="nil"/>
              <w:bottom w:val="nil"/>
              <w:right w:val="nil"/>
            </w:tcBorders>
            <w:shd w:val="clear" w:color="auto" w:fill="auto"/>
            <w:noWrap/>
            <w:vAlign w:val="bottom"/>
            <w:hideMark/>
          </w:tcPr>
          <w:p w14:paraId="291148C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721ABE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11,992</w:t>
            </w:r>
          </w:p>
        </w:tc>
        <w:tc>
          <w:tcPr>
            <w:tcW w:w="283" w:type="dxa"/>
            <w:tcBorders>
              <w:top w:val="nil"/>
              <w:left w:val="nil"/>
              <w:bottom w:val="nil"/>
              <w:right w:val="nil"/>
            </w:tcBorders>
            <w:shd w:val="clear" w:color="auto" w:fill="auto"/>
            <w:noWrap/>
            <w:vAlign w:val="bottom"/>
            <w:hideMark/>
          </w:tcPr>
          <w:p w14:paraId="01CC5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6AB164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-760</w:t>
            </w:r>
          </w:p>
        </w:tc>
        <w:tc>
          <w:tcPr>
            <w:tcW w:w="283" w:type="dxa"/>
            <w:tcBorders>
              <w:top w:val="nil"/>
              <w:left w:val="nil"/>
              <w:bottom w:val="nil"/>
              <w:right w:val="nil"/>
            </w:tcBorders>
            <w:shd w:val="clear" w:color="auto" w:fill="auto"/>
            <w:noWrap/>
            <w:vAlign w:val="bottom"/>
            <w:hideMark/>
          </w:tcPr>
          <w:p w14:paraId="3C82B3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D287E4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30,880</w:t>
            </w:r>
          </w:p>
        </w:tc>
        <w:tc>
          <w:tcPr>
            <w:tcW w:w="284" w:type="dxa"/>
            <w:tcBorders>
              <w:top w:val="nil"/>
              <w:left w:val="nil"/>
              <w:bottom w:val="nil"/>
              <w:right w:val="nil"/>
            </w:tcBorders>
            <w:shd w:val="clear" w:color="auto" w:fill="auto"/>
            <w:noWrap/>
            <w:vAlign w:val="bottom"/>
            <w:hideMark/>
          </w:tcPr>
          <w:p w14:paraId="1582700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81049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31,640</w:t>
            </w:r>
          </w:p>
        </w:tc>
        <w:tc>
          <w:tcPr>
            <w:tcW w:w="283" w:type="dxa"/>
            <w:tcBorders>
              <w:top w:val="nil"/>
              <w:left w:val="nil"/>
              <w:bottom w:val="nil"/>
              <w:right w:val="single" w:sz="8" w:space="0" w:color="auto"/>
            </w:tcBorders>
            <w:shd w:val="clear" w:color="auto" w:fill="auto"/>
            <w:noWrap/>
            <w:vAlign w:val="bottom"/>
            <w:hideMark/>
          </w:tcPr>
          <w:p w14:paraId="33CF84B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6F900FF5"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31F6A4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73C4DE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F856E5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111</w:t>
            </w:r>
          </w:p>
        </w:tc>
        <w:tc>
          <w:tcPr>
            <w:tcW w:w="283" w:type="dxa"/>
            <w:tcBorders>
              <w:top w:val="nil"/>
              <w:left w:val="nil"/>
              <w:bottom w:val="nil"/>
              <w:right w:val="nil"/>
            </w:tcBorders>
            <w:shd w:val="clear" w:color="auto" w:fill="auto"/>
            <w:noWrap/>
            <w:vAlign w:val="bottom"/>
            <w:hideMark/>
          </w:tcPr>
          <w:p w14:paraId="3CE7984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BCA12D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75,811</w:t>
            </w:r>
          </w:p>
        </w:tc>
        <w:tc>
          <w:tcPr>
            <w:tcW w:w="284" w:type="dxa"/>
            <w:tcBorders>
              <w:top w:val="nil"/>
              <w:left w:val="nil"/>
              <w:bottom w:val="nil"/>
              <w:right w:val="nil"/>
            </w:tcBorders>
            <w:shd w:val="clear" w:color="auto" w:fill="auto"/>
            <w:noWrap/>
            <w:vAlign w:val="bottom"/>
            <w:hideMark/>
          </w:tcPr>
          <w:p w14:paraId="3241B8A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55530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75,700</w:t>
            </w:r>
          </w:p>
        </w:tc>
        <w:tc>
          <w:tcPr>
            <w:tcW w:w="283" w:type="dxa"/>
            <w:tcBorders>
              <w:top w:val="nil"/>
              <w:left w:val="nil"/>
              <w:bottom w:val="nil"/>
              <w:right w:val="nil"/>
            </w:tcBorders>
            <w:shd w:val="clear" w:color="auto" w:fill="auto"/>
            <w:noWrap/>
            <w:vAlign w:val="bottom"/>
            <w:hideMark/>
          </w:tcPr>
          <w:p w14:paraId="4A60140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2EC54F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210</w:t>
            </w:r>
          </w:p>
        </w:tc>
        <w:tc>
          <w:tcPr>
            <w:tcW w:w="284" w:type="dxa"/>
            <w:tcBorders>
              <w:top w:val="nil"/>
              <w:left w:val="nil"/>
              <w:bottom w:val="nil"/>
              <w:right w:val="nil"/>
            </w:tcBorders>
            <w:shd w:val="clear" w:color="auto" w:fill="auto"/>
            <w:noWrap/>
            <w:vAlign w:val="bottom"/>
            <w:hideMark/>
          </w:tcPr>
          <w:p w14:paraId="1F85339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419253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49,994</w:t>
            </w:r>
          </w:p>
        </w:tc>
        <w:tc>
          <w:tcPr>
            <w:tcW w:w="284" w:type="dxa"/>
            <w:tcBorders>
              <w:top w:val="nil"/>
              <w:left w:val="nil"/>
              <w:bottom w:val="nil"/>
              <w:right w:val="nil"/>
            </w:tcBorders>
            <w:shd w:val="clear" w:color="auto" w:fill="auto"/>
            <w:noWrap/>
            <w:vAlign w:val="bottom"/>
            <w:hideMark/>
          </w:tcPr>
          <w:p w14:paraId="63B55E0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E55BC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49,784</w:t>
            </w:r>
          </w:p>
        </w:tc>
        <w:tc>
          <w:tcPr>
            <w:tcW w:w="283" w:type="dxa"/>
            <w:tcBorders>
              <w:top w:val="nil"/>
              <w:left w:val="nil"/>
              <w:bottom w:val="nil"/>
              <w:right w:val="nil"/>
            </w:tcBorders>
            <w:shd w:val="clear" w:color="auto" w:fill="auto"/>
            <w:noWrap/>
            <w:vAlign w:val="bottom"/>
            <w:hideMark/>
          </w:tcPr>
          <w:p w14:paraId="5CFFD4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D7C13E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321</w:t>
            </w:r>
          </w:p>
        </w:tc>
        <w:tc>
          <w:tcPr>
            <w:tcW w:w="283" w:type="dxa"/>
            <w:tcBorders>
              <w:top w:val="nil"/>
              <w:left w:val="nil"/>
              <w:bottom w:val="nil"/>
              <w:right w:val="nil"/>
            </w:tcBorders>
            <w:shd w:val="clear" w:color="auto" w:fill="auto"/>
            <w:noWrap/>
            <w:vAlign w:val="bottom"/>
            <w:hideMark/>
          </w:tcPr>
          <w:p w14:paraId="7C1520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8A9BD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125,805</w:t>
            </w:r>
          </w:p>
        </w:tc>
        <w:tc>
          <w:tcPr>
            <w:tcW w:w="284" w:type="dxa"/>
            <w:tcBorders>
              <w:top w:val="nil"/>
              <w:left w:val="nil"/>
              <w:bottom w:val="nil"/>
              <w:right w:val="nil"/>
            </w:tcBorders>
            <w:shd w:val="clear" w:color="auto" w:fill="auto"/>
            <w:noWrap/>
            <w:vAlign w:val="bottom"/>
            <w:hideMark/>
          </w:tcPr>
          <w:p w14:paraId="4D896CA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1961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125,484</w:t>
            </w:r>
          </w:p>
        </w:tc>
        <w:tc>
          <w:tcPr>
            <w:tcW w:w="283" w:type="dxa"/>
            <w:tcBorders>
              <w:top w:val="nil"/>
              <w:left w:val="nil"/>
              <w:bottom w:val="nil"/>
              <w:right w:val="single" w:sz="8" w:space="0" w:color="auto"/>
            </w:tcBorders>
            <w:shd w:val="clear" w:color="auto" w:fill="auto"/>
            <w:noWrap/>
            <w:vAlign w:val="bottom"/>
            <w:hideMark/>
          </w:tcPr>
          <w:p w14:paraId="64BADBD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33A5A60F" w14:textId="77777777" w:rsidTr="00076DDE">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04C10FD6" w14:textId="5D86E60E"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D89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136417D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w:t>
            </w:r>
          </w:p>
        </w:tc>
        <w:tc>
          <w:tcPr>
            <w:tcW w:w="283" w:type="dxa"/>
            <w:tcBorders>
              <w:top w:val="nil"/>
              <w:left w:val="nil"/>
              <w:bottom w:val="single" w:sz="4" w:space="0" w:color="auto"/>
              <w:right w:val="nil"/>
            </w:tcBorders>
            <w:shd w:val="clear" w:color="auto" w:fill="auto"/>
            <w:noWrap/>
            <w:vAlign w:val="bottom"/>
            <w:hideMark/>
          </w:tcPr>
          <w:p w14:paraId="01F3994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94D050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212,724</w:t>
            </w:r>
          </w:p>
        </w:tc>
        <w:tc>
          <w:tcPr>
            <w:tcW w:w="284" w:type="dxa"/>
            <w:tcBorders>
              <w:top w:val="nil"/>
              <w:left w:val="nil"/>
              <w:bottom w:val="single" w:sz="4" w:space="0" w:color="auto"/>
              <w:right w:val="nil"/>
            </w:tcBorders>
            <w:shd w:val="clear" w:color="auto" w:fill="auto"/>
            <w:noWrap/>
            <w:vAlign w:val="bottom"/>
            <w:hideMark/>
          </w:tcPr>
          <w:p w14:paraId="1AC6A02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0FAFB5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212,837</w:t>
            </w:r>
          </w:p>
        </w:tc>
        <w:tc>
          <w:tcPr>
            <w:tcW w:w="283" w:type="dxa"/>
            <w:tcBorders>
              <w:top w:val="nil"/>
              <w:left w:val="nil"/>
              <w:bottom w:val="single" w:sz="4" w:space="0" w:color="auto"/>
              <w:right w:val="nil"/>
            </w:tcBorders>
            <w:shd w:val="clear" w:color="auto" w:fill="auto"/>
            <w:noWrap/>
            <w:vAlign w:val="bottom"/>
            <w:hideMark/>
          </w:tcPr>
          <w:p w14:paraId="478A21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19213E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-1,795</w:t>
            </w:r>
          </w:p>
        </w:tc>
        <w:tc>
          <w:tcPr>
            <w:tcW w:w="284" w:type="dxa"/>
            <w:tcBorders>
              <w:top w:val="nil"/>
              <w:left w:val="nil"/>
              <w:bottom w:val="single" w:sz="4" w:space="0" w:color="auto"/>
              <w:right w:val="nil"/>
            </w:tcBorders>
            <w:shd w:val="clear" w:color="auto" w:fill="auto"/>
            <w:noWrap/>
            <w:vAlign w:val="bottom"/>
            <w:hideMark/>
          </w:tcPr>
          <w:p w14:paraId="2B57D5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3A8F40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192,910</w:t>
            </w:r>
          </w:p>
        </w:tc>
        <w:tc>
          <w:tcPr>
            <w:tcW w:w="284" w:type="dxa"/>
            <w:tcBorders>
              <w:top w:val="nil"/>
              <w:left w:val="nil"/>
              <w:bottom w:val="single" w:sz="4" w:space="0" w:color="auto"/>
              <w:right w:val="nil"/>
            </w:tcBorders>
            <w:shd w:val="clear" w:color="auto" w:fill="auto"/>
            <w:noWrap/>
            <w:vAlign w:val="bottom"/>
            <w:hideMark/>
          </w:tcPr>
          <w:p w14:paraId="63A61D3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BB7FB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194,705</w:t>
            </w:r>
          </w:p>
        </w:tc>
        <w:tc>
          <w:tcPr>
            <w:tcW w:w="283" w:type="dxa"/>
            <w:tcBorders>
              <w:top w:val="nil"/>
              <w:left w:val="nil"/>
              <w:bottom w:val="single" w:sz="4" w:space="0" w:color="auto"/>
              <w:right w:val="nil"/>
            </w:tcBorders>
            <w:shd w:val="clear" w:color="auto" w:fill="auto"/>
            <w:noWrap/>
            <w:vAlign w:val="bottom"/>
            <w:hideMark/>
          </w:tcPr>
          <w:p w14:paraId="121EE32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5FC081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w:t>
            </w:r>
          </w:p>
        </w:tc>
        <w:tc>
          <w:tcPr>
            <w:tcW w:w="283" w:type="dxa"/>
            <w:tcBorders>
              <w:top w:val="nil"/>
              <w:left w:val="nil"/>
              <w:bottom w:val="single" w:sz="4" w:space="0" w:color="auto"/>
              <w:right w:val="nil"/>
            </w:tcBorders>
            <w:shd w:val="clear" w:color="auto" w:fill="auto"/>
            <w:noWrap/>
            <w:vAlign w:val="bottom"/>
            <w:hideMark/>
          </w:tcPr>
          <w:p w14:paraId="70CEF61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EC33F0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405,634</w:t>
            </w:r>
          </w:p>
        </w:tc>
        <w:tc>
          <w:tcPr>
            <w:tcW w:w="284" w:type="dxa"/>
            <w:tcBorders>
              <w:top w:val="nil"/>
              <w:left w:val="nil"/>
              <w:bottom w:val="single" w:sz="4" w:space="0" w:color="auto"/>
              <w:right w:val="nil"/>
            </w:tcBorders>
            <w:shd w:val="clear" w:color="auto" w:fill="auto"/>
            <w:noWrap/>
            <w:vAlign w:val="bottom"/>
            <w:hideMark/>
          </w:tcPr>
          <w:p w14:paraId="33568A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A197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407,542</w:t>
            </w:r>
          </w:p>
        </w:tc>
        <w:tc>
          <w:tcPr>
            <w:tcW w:w="283" w:type="dxa"/>
            <w:tcBorders>
              <w:top w:val="nil"/>
              <w:left w:val="nil"/>
              <w:bottom w:val="single" w:sz="4" w:space="0" w:color="auto"/>
              <w:right w:val="single" w:sz="8" w:space="0" w:color="auto"/>
            </w:tcBorders>
            <w:shd w:val="clear" w:color="auto" w:fill="auto"/>
            <w:noWrap/>
            <w:vAlign w:val="bottom"/>
            <w:hideMark/>
          </w:tcPr>
          <w:p w14:paraId="5E2B06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53AB16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74E058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5DAE2D2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7E0761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-998</w:t>
            </w:r>
          </w:p>
        </w:tc>
        <w:tc>
          <w:tcPr>
            <w:tcW w:w="283" w:type="dxa"/>
            <w:tcBorders>
              <w:top w:val="nil"/>
              <w:left w:val="nil"/>
              <w:bottom w:val="nil"/>
              <w:right w:val="nil"/>
            </w:tcBorders>
            <w:shd w:val="clear" w:color="auto" w:fill="auto"/>
            <w:noWrap/>
            <w:vAlign w:val="bottom"/>
            <w:hideMark/>
          </w:tcPr>
          <w:p w14:paraId="7C3907E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2F0D53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18,455</w:t>
            </w:r>
          </w:p>
        </w:tc>
        <w:tc>
          <w:tcPr>
            <w:tcW w:w="284" w:type="dxa"/>
            <w:tcBorders>
              <w:top w:val="nil"/>
              <w:left w:val="nil"/>
              <w:bottom w:val="nil"/>
              <w:right w:val="nil"/>
            </w:tcBorders>
            <w:shd w:val="clear" w:color="auto" w:fill="auto"/>
            <w:noWrap/>
            <w:vAlign w:val="bottom"/>
            <w:hideMark/>
          </w:tcPr>
          <w:p w14:paraId="5C2FEC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9E538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19,453</w:t>
            </w:r>
          </w:p>
        </w:tc>
        <w:tc>
          <w:tcPr>
            <w:tcW w:w="283" w:type="dxa"/>
            <w:tcBorders>
              <w:top w:val="nil"/>
              <w:left w:val="nil"/>
              <w:bottom w:val="nil"/>
              <w:right w:val="nil"/>
            </w:tcBorders>
            <w:shd w:val="clear" w:color="auto" w:fill="auto"/>
            <w:noWrap/>
            <w:vAlign w:val="bottom"/>
            <w:hideMark/>
          </w:tcPr>
          <w:p w14:paraId="15F7C80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C06CE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-423</w:t>
            </w:r>
          </w:p>
        </w:tc>
        <w:tc>
          <w:tcPr>
            <w:tcW w:w="284" w:type="dxa"/>
            <w:tcBorders>
              <w:top w:val="nil"/>
              <w:left w:val="nil"/>
              <w:bottom w:val="nil"/>
              <w:right w:val="nil"/>
            </w:tcBorders>
            <w:shd w:val="clear" w:color="auto" w:fill="auto"/>
            <w:noWrap/>
            <w:vAlign w:val="bottom"/>
            <w:hideMark/>
          </w:tcPr>
          <w:p w14:paraId="3A1FEAD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581D22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11,460</w:t>
            </w:r>
          </w:p>
        </w:tc>
        <w:tc>
          <w:tcPr>
            <w:tcW w:w="284" w:type="dxa"/>
            <w:tcBorders>
              <w:top w:val="nil"/>
              <w:left w:val="nil"/>
              <w:bottom w:val="nil"/>
              <w:right w:val="nil"/>
            </w:tcBorders>
            <w:shd w:val="clear" w:color="auto" w:fill="auto"/>
            <w:noWrap/>
            <w:vAlign w:val="bottom"/>
            <w:hideMark/>
          </w:tcPr>
          <w:p w14:paraId="106954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3D1185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11,883</w:t>
            </w:r>
          </w:p>
        </w:tc>
        <w:tc>
          <w:tcPr>
            <w:tcW w:w="283" w:type="dxa"/>
            <w:tcBorders>
              <w:top w:val="nil"/>
              <w:left w:val="nil"/>
              <w:bottom w:val="nil"/>
              <w:right w:val="nil"/>
            </w:tcBorders>
            <w:shd w:val="clear" w:color="auto" w:fill="auto"/>
            <w:noWrap/>
            <w:vAlign w:val="bottom"/>
            <w:hideMark/>
          </w:tcPr>
          <w:p w14:paraId="77A0020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07A65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-1,421</w:t>
            </w:r>
          </w:p>
        </w:tc>
        <w:tc>
          <w:tcPr>
            <w:tcW w:w="283" w:type="dxa"/>
            <w:tcBorders>
              <w:top w:val="nil"/>
              <w:left w:val="nil"/>
              <w:bottom w:val="nil"/>
              <w:right w:val="nil"/>
            </w:tcBorders>
            <w:shd w:val="clear" w:color="auto" w:fill="auto"/>
            <w:noWrap/>
            <w:vAlign w:val="bottom"/>
            <w:hideMark/>
          </w:tcPr>
          <w:p w14:paraId="028307C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7CE1A4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29,915</w:t>
            </w:r>
          </w:p>
        </w:tc>
        <w:tc>
          <w:tcPr>
            <w:tcW w:w="284" w:type="dxa"/>
            <w:tcBorders>
              <w:top w:val="nil"/>
              <w:left w:val="nil"/>
              <w:bottom w:val="nil"/>
              <w:right w:val="nil"/>
            </w:tcBorders>
            <w:shd w:val="clear" w:color="auto" w:fill="auto"/>
            <w:noWrap/>
            <w:vAlign w:val="bottom"/>
            <w:hideMark/>
          </w:tcPr>
          <w:p w14:paraId="38D336D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9EAC7A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31,336</w:t>
            </w:r>
          </w:p>
        </w:tc>
        <w:tc>
          <w:tcPr>
            <w:tcW w:w="283" w:type="dxa"/>
            <w:tcBorders>
              <w:top w:val="nil"/>
              <w:left w:val="nil"/>
              <w:bottom w:val="nil"/>
              <w:right w:val="single" w:sz="8" w:space="0" w:color="auto"/>
            </w:tcBorders>
            <w:shd w:val="clear" w:color="auto" w:fill="auto"/>
            <w:noWrap/>
            <w:vAlign w:val="bottom"/>
            <w:hideMark/>
          </w:tcPr>
          <w:p w14:paraId="5EFAB9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6317D592"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659786C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19556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43ED5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-950</w:t>
            </w:r>
          </w:p>
        </w:tc>
        <w:tc>
          <w:tcPr>
            <w:tcW w:w="283" w:type="dxa"/>
            <w:tcBorders>
              <w:top w:val="nil"/>
              <w:left w:val="nil"/>
              <w:bottom w:val="nil"/>
              <w:right w:val="nil"/>
            </w:tcBorders>
            <w:shd w:val="clear" w:color="auto" w:fill="auto"/>
            <w:noWrap/>
            <w:vAlign w:val="bottom"/>
            <w:hideMark/>
          </w:tcPr>
          <w:p w14:paraId="043EF8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BF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74,013</w:t>
            </w:r>
          </w:p>
        </w:tc>
        <w:tc>
          <w:tcPr>
            <w:tcW w:w="284" w:type="dxa"/>
            <w:tcBorders>
              <w:top w:val="nil"/>
              <w:left w:val="nil"/>
              <w:bottom w:val="nil"/>
              <w:right w:val="nil"/>
            </w:tcBorders>
            <w:shd w:val="clear" w:color="auto" w:fill="auto"/>
            <w:noWrap/>
            <w:vAlign w:val="bottom"/>
            <w:hideMark/>
          </w:tcPr>
          <w:p w14:paraId="0DA3B2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C0625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74,963</w:t>
            </w:r>
          </w:p>
        </w:tc>
        <w:tc>
          <w:tcPr>
            <w:tcW w:w="283" w:type="dxa"/>
            <w:tcBorders>
              <w:top w:val="nil"/>
              <w:left w:val="nil"/>
              <w:bottom w:val="nil"/>
              <w:right w:val="nil"/>
            </w:tcBorders>
            <w:shd w:val="clear" w:color="auto" w:fill="auto"/>
            <w:noWrap/>
            <w:vAlign w:val="bottom"/>
            <w:hideMark/>
          </w:tcPr>
          <w:p w14:paraId="72D34B1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EF41B4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w:t>
            </w:r>
          </w:p>
        </w:tc>
        <w:tc>
          <w:tcPr>
            <w:tcW w:w="284" w:type="dxa"/>
            <w:tcBorders>
              <w:top w:val="nil"/>
              <w:left w:val="nil"/>
              <w:bottom w:val="nil"/>
              <w:right w:val="nil"/>
            </w:tcBorders>
            <w:shd w:val="clear" w:color="auto" w:fill="auto"/>
            <w:noWrap/>
            <w:vAlign w:val="bottom"/>
            <w:hideMark/>
          </w:tcPr>
          <w:p w14:paraId="65C6501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FCA85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49,391</w:t>
            </w:r>
          </w:p>
        </w:tc>
        <w:tc>
          <w:tcPr>
            <w:tcW w:w="284" w:type="dxa"/>
            <w:tcBorders>
              <w:top w:val="nil"/>
              <w:left w:val="nil"/>
              <w:bottom w:val="nil"/>
              <w:right w:val="nil"/>
            </w:tcBorders>
            <w:shd w:val="clear" w:color="auto" w:fill="auto"/>
            <w:noWrap/>
            <w:vAlign w:val="bottom"/>
            <w:hideMark/>
          </w:tcPr>
          <w:p w14:paraId="0ED35E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DE7F7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49,501</w:t>
            </w:r>
          </w:p>
        </w:tc>
        <w:tc>
          <w:tcPr>
            <w:tcW w:w="283" w:type="dxa"/>
            <w:tcBorders>
              <w:top w:val="nil"/>
              <w:left w:val="nil"/>
              <w:bottom w:val="nil"/>
              <w:right w:val="nil"/>
            </w:tcBorders>
            <w:shd w:val="clear" w:color="auto" w:fill="auto"/>
            <w:noWrap/>
            <w:vAlign w:val="bottom"/>
            <w:hideMark/>
          </w:tcPr>
          <w:p w14:paraId="3BCBEB7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9141C4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-1,060</w:t>
            </w:r>
          </w:p>
        </w:tc>
        <w:tc>
          <w:tcPr>
            <w:tcW w:w="283" w:type="dxa"/>
            <w:tcBorders>
              <w:top w:val="nil"/>
              <w:left w:val="nil"/>
              <w:bottom w:val="nil"/>
              <w:right w:val="nil"/>
            </w:tcBorders>
            <w:shd w:val="clear" w:color="auto" w:fill="auto"/>
            <w:noWrap/>
            <w:vAlign w:val="bottom"/>
            <w:hideMark/>
          </w:tcPr>
          <w:p w14:paraId="338D9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A9515D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123,404</w:t>
            </w:r>
          </w:p>
        </w:tc>
        <w:tc>
          <w:tcPr>
            <w:tcW w:w="284" w:type="dxa"/>
            <w:tcBorders>
              <w:top w:val="nil"/>
              <w:left w:val="nil"/>
              <w:bottom w:val="nil"/>
              <w:right w:val="nil"/>
            </w:tcBorders>
            <w:shd w:val="clear" w:color="auto" w:fill="auto"/>
            <w:noWrap/>
            <w:vAlign w:val="bottom"/>
            <w:hideMark/>
          </w:tcPr>
          <w:p w14:paraId="247393A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0F335A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124,464</w:t>
            </w:r>
          </w:p>
        </w:tc>
        <w:tc>
          <w:tcPr>
            <w:tcW w:w="283" w:type="dxa"/>
            <w:tcBorders>
              <w:top w:val="nil"/>
              <w:left w:val="nil"/>
              <w:bottom w:val="nil"/>
              <w:right w:val="single" w:sz="8" w:space="0" w:color="auto"/>
            </w:tcBorders>
            <w:shd w:val="clear" w:color="auto" w:fill="auto"/>
            <w:noWrap/>
            <w:vAlign w:val="bottom"/>
            <w:hideMark/>
          </w:tcPr>
          <w:p w14:paraId="0D5DD09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265D1624"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4692788" w14:textId="52ECB274" w:rsidR="002E2937" w:rsidRPr="002E2937" w:rsidRDefault="002E2937" w:rsidP="00076DDE">
            <w:pPr>
              <w:spacing w:after="0" w:line="480" w:lineRule="auto"/>
              <w:rPr>
                <w:rFonts w:ascii="Calibri" w:eastAsia="Times New Roman" w:hAnsi="Calibri" w:cs="Times New Roman"/>
                <w:color w:val="000000"/>
                <w:lang w:eastAsia="en-GB"/>
              </w:rPr>
            </w:pPr>
          </w:p>
        </w:tc>
        <w:tc>
          <w:tcPr>
            <w:tcW w:w="960" w:type="dxa"/>
            <w:tcBorders>
              <w:top w:val="nil"/>
              <w:left w:val="nil"/>
              <w:bottom w:val="single" w:sz="4" w:space="0" w:color="auto"/>
              <w:right w:val="nil"/>
            </w:tcBorders>
            <w:shd w:val="clear" w:color="auto" w:fill="auto"/>
            <w:noWrap/>
            <w:vAlign w:val="bottom"/>
            <w:hideMark/>
          </w:tcPr>
          <w:p w14:paraId="711E54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33964F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-3,235</w:t>
            </w:r>
          </w:p>
        </w:tc>
        <w:tc>
          <w:tcPr>
            <w:tcW w:w="283" w:type="dxa"/>
            <w:tcBorders>
              <w:top w:val="nil"/>
              <w:left w:val="nil"/>
              <w:bottom w:val="single" w:sz="4" w:space="0" w:color="auto"/>
              <w:right w:val="nil"/>
            </w:tcBorders>
            <w:shd w:val="clear" w:color="auto" w:fill="auto"/>
            <w:noWrap/>
            <w:vAlign w:val="bottom"/>
            <w:hideMark/>
          </w:tcPr>
          <w:p w14:paraId="28737B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157723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207,606</w:t>
            </w:r>
          </w:p>
        </w:tc>
        <w:tc>
          <w:tcPr>
            <w:tcW w:w="284" w:type="dxa"/>
            <w:tcBorders>
              <w:top w:val="nil"/>
              <w:left w:val="nil"/>
              <w:bottom w:val="single" w:sz="4" w:space="0" w:color="auto"/>
              <w:right w:val="nil"/>
            </w:tcBorders>
            <w:shd w:val="clear" w:color="auto" w:fill="auto"/>
            <w:noWrap/>
            <w:vAlign w:val="bottom"/>
            <w:hideMark/>
          </w:tcPr>
          <w:p w14:paraId="42C679D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3CBAF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210,841</w:t>
            </w:r>
          </w:p>
        </w:tc>
        <w:tc>
          <w:tcPr>
            <w:tcW w:w="283" w:type="dxa"/>
            <w:tcBorders>
              <w:top w:val="nil"/>
              <w:left w:val="nil"/>
              <w:bottom w:val="single" w:sz="4" w:space="0" w:color="auto"/>
              <w:right w:val="nil"/>
            </w:tcBorders>
            <w:shd w:val="clear" w:color="auto" w:fill="auto"/>
            <w:noWrap/>
            <w:vAlign w:val="bottom"/>
            <w:hideMark/>
          </w:tcPr>
          <w:p w14:paraId="5BDD86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5C863DB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-4,902</w:t>
            </w:r>
          </w:p>
        </w:tc>
        <w:tc>
          <w:tcPr>
            <w:tcW w:w="284" w:type="dxa"/>
            <w:tcBorders>
              <w:top w:val="nil"/>
              <w:left w:val="nil"/>
              <w:bottom w:val="single" w:sz="4" w:space="0" w:color="auto"/>
              <w:right w:val="nil"/>
            </w:tcBorders>
            <w:shd w:val="clear" w:color="auto" w:fill="auto"/>
            <w:noWrap/>
            <w:vAlign w:val="bottom"/>
            <w:hideMark/>
          </w:tcPr>
          <w:p w14:paraId="24FBC0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91D48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185,925</w:t>
            </w:r>
          </w:p>
        </w:tc>
        <w:tc>
          <w:tcPr>
            <w:tcW w:w="284" w:type="dxa"/>
            <w:tcBorders>
              <w:top w:val="nil"/>
              <w:left w:val="nil"/>
              <w:bottom w:val="single" w:sz="4" w:space="0" w:color="auto"/>
              <w:right w:val="nil"/>
            </w:tcBorders>
            <w:shd w:val="clear" w:color="auto" w:fill="auto"/>
            <w:noWrap/>
            <w:vAlign w:val="bottom"/>
            <w:hideMark/>
          </w:tcPr>
          <w:p w14:paraId="236417E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1F6394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190,827</w:t>
            </w:r>
          </w:p>
        </w:tc>
        <w:tc>
          <w:tcPr>
            <w:tcW w:w="283" w:type="dxa"/>
            <w:tcBorders>
              <w:top w:val="nil"/>
              <w:left w:val="nil"/>
              <w:bottom w:val="single" w:sz="4" w:space="0" w:color="auto"/>
              <w:right w:val="nil"/>
            </w:tcBorders>
            <w:shd w:val="clear" w:color="auto" w:fill="auto"/>
            <w:noWrap/>
            <w:vAlign w:val="bottom"/>
            <w:hideMark/>
          </w:tcPr>
          <w:p w14:paraId="6DFF7D3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7D741B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-8,137</w:t>
            </w:r>
          </w:p>
        </w:tc>
        <w:tc>
          <w:tcPr>
            <w:tcW w:w="283" w:type="dxa"/>
            <w:tcBorders>
              <w:top w:val="nil"/>
              <w:left w:val="nil"/>
              <w:bottom w:val="single" w:sz="4" w:space="0" w:color="auto"/>
              <w:right w:val="nil"/>
            </w:tcBorders>
            <w:shd w:val="clear" w:color="auto" w:fill="auto"/>
            <w:noWrap/>
            <w:vAlign w:val="bottom"/>
            <w:hideMark/>
          </w:tcPr>
          <w:p w14:paraId="6A547E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6932DD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393,531</w:t>
            </w:r>
          </w:p>
        </w:tc>
        <w:tc>
          <w:tcPr>
            <w:tcW w:w="284" w:type="dxa"/>
            <w:tcBorders>
              <w:top w:val="nil"/>
              <w:left w:val="nil"/>
              <w:bottom w:val="single" w:sz="4" w:space="0" w:color="auto"/>
              <w:right w:val="nil"/>
            </w:tcBorders>
            <w:shd w:val="clear" w:color="auto" w:fill="auto"/>
            <w:noWrap/>
            <w:vAlign w:val="bottom"/>
            <w:hideMark/>
          </w:tcPr>
          <w:p w14:paraId="17515C6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51CA9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401,668</w:t>
            </w:r>
          </w:p>
        </w:tc>
        <w:tc>
          <w:tcPr>
            <w:tcW w:w="283" w:type="dxa"/>
            <w:tcBorders>
              <w:top w:val="nil"/>
              <w:left w:val="nil"/>
              <w:bottom w:val="single" w:sz="4" w:space="0" w:color="auto"/>
              <w:right w:val="single" w:sz="8" w:space="0" w:color="auto"/>
            </w:tcBorders>
            <w:shd w:val="clear" w:color="auto" w:fill="auto"/>
            <w:noWrap/>
            <w:vAlign w:val="bottom"/>
            <w:hideMark/>
          </w:tcPr>
          <w:p w14:paraId="07D58BB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6010D0D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271AD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633CEFE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CBAC2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-1,366</w:t>
            </w:r>
          </w:p>
        </w:tc>
        <w:tc>
          <w:tcPr>
            <w:tcW w:w="283" w:type="dxa"/>
            <w:tcBorders>
              <w:top w:val="nil"/>
              <w:left w:val="nil"/>
              <w:bottom w:val="nil"/>
              <w:right w:val="nil"/>
            </w:tcBorders>
            <w:shd w:val="clear" w:color="auto" w:fill="auto"/>
            <w:noWrap/>
            <w:vAlign w:val="bottom"/>
            <w:hideMark/>
          </w:tcPr>
          <w:p w14:paraId="279777E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8E0C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17,817</w:t>
            </w:r>
          </w:p>
        </w:tc>
        <w:tc>
          <w:tcPr>
            <w:tcW w:w="284" w:type="dxa"/>
            <w:tcBorders>
              <w:top w:val="nil"/>
              <w:left w:val="nil"/>
              <w:bottom w:val="nil"/>
              <w:right w:val="nil"/>
            </w:tcBorders>
            <w:shd w:val="clear" w:color="auto" w:fill="auto"/>
            <w:noWrap/>
            <w:vAlign w:val="bottom"/>
            <w:hideMark/>
          </w:tcPr>
          <w:p w14:paraId="6365042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55C64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19,183</w:t>
            </w:r>
          </w:p>
        </w:tc>
        <w:tc>
          <w:tcPr>
            <w:tcW w:w="283" w:type="dxa"/>
            <w:tcBorders>
              <w:top w:val="nil"/>
              <w:left w:val="nil"/>
              <w:bottom w:val="nil"/>
              <w:right w:val="nil"/>
            </w:tcBorders>
            <w:shd w:val="clear" w:color="auto" w:fill="auto"/>
            <w:noWrap/>
            <w:vAlign w:val="bottom"/>
            <w:hideMark/>
          </w:tcPr>
          <w:p w14:paraId="349B39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1FB58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-658</w:t>
            </w:r>
          </w:p>
        </w:tc>
        <w:tc>
          <w:tcPr>
            <w:tcW w:w="284" w:type="dxa"/>
            <w:tcBorders>
              <w:top w:val="nil"/>
              <w:left w:val="nil"/>
              <w:bottom w:val="nil"/>
              <w:right w:val="nil"/>
            </w:tcBorders>
            <w:shd w:val="clear" w:color="auto" w:fill="auto"/>
            <w:noWrap/>
            <w:vAlign w:val="bottom"/>
            <w:hideMark/>
          </w:tcPr>
          <w:p w14:paraId="626F7F5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A73FDC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11,097</w:t>
            </w:r>
          </w:p>
        </w:tc>
        <w:tc>
          <w:tcPr>
            <w:tcW w:w="284" w:type="dxa"/>
            <w:tcBorders>
              <w:top w:val="nil"/>
              <w:left w:val="nil"/>
              <w:bottom w:val="nil"/>
              <w:right w:val="nil"/>
            </w:tcBorders>
            <w:shd w:val="clear" w:color="auto" w:fill="auto"/>
            <w:noWrap/>
            <w:vAlign w:val="bottom"/>
            <w:hideMark/>
          </w:tcPr>
          <w:p w14:paraId="7EDC5DD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709D08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11,755</w:t>
            </w:r>
          </w:p>
        </w:tc>
        <w:tc>
          <w:tcPr>
            <w:tcW w:w="283" w:type="dxa"/>
            <w:tcBorders>
              <w:top w:val="nil"/>
              <w:left w:val="nil"/>
              <w:bottom w:val="nil"/>
              <w:right w:val="nil"/>
            </w:tcBorders>
            <w:shd w:val="clear" w:color="auto" w:fill="auto"/>
            <w:noWrap/>
            <w:vAlign w:val="bottom"/>
            <w:hideMark/>
          </w:tcPr>
          <w:p w14:paraId="7E92DF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639DE4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-2,024</w:t>
            </w:r>
          </w:p>
        </w:tc>
        <w:tc>
          <w:tcPr>
            <w:tcW w:w="283" w:type="dxa"/>
            <w:tcBorders>
              <w:top w:val="nil"/>
              <w:left w:val="nil"/>
              <w:bottom w:val="nil"/>
              <w:right w:val="nil"/>
            </w:tcBorders>
            <w:shd w:val="clear" w:color="auto" w:fill="auto"/>
            <w:noWrap/>
            <w:vAlign w:val="bottom"/>
            <w:hideMark/>
          </w:tcPr>
          <w:p w14:paraId="3B4DF4E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8B8780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28,914</w:t>
            </w:r>
          </w:p>
        </w:tc>
        <w:tc>
          <w:tcPr>
            <w:tcW w:w="284" w:type="dxa"/>
            <w:tcBorders>
              <w:top w:val="nil"/>
              <w:left w:val="nil"/>
              <w:bottom w:val="nil"/>
              <w:right w:val="nil"/>
            </w:tcBorders>
            <w:shd w:val="clear" w:color="auto" w:fill="auto"/>
            <w:noWrap/>
            <w:vAlign w:val="bottom"/>
            <w:hideMark/>
          </w:tcPr>
          <w:p w14:paraId="17E1ED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69C7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30,938</w:t>
            </w:r>
          </w:p>
        </w:tc>
        <w:tc>
          <w:tcPr>
            <w:tcW w:w="283" w:type="dxa"/>
            <w:tcBorders>
              <w:top w:val="nil"/>
              <w:left w:val="nil"/>
              <w:bottom w:val="nil"/>
              <w:right w:val="single" w:sz="8" w:space="0" w:color="auto"/>
            </w:tcBorders>
            <w:shd w:val="clear" w:color="auto" w:fill="auto"/>
            <w:noWrap/>
            <w:vAlign w:val="bottom"/>
            <w:hideMark/>
          </w:tcPr>
          <w:p w14:paraId="6207CB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2608E44D"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028110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1C224CB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6AE5655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-1,392</w:t>
            </w:r>
          </w:p>
        </w:tc>
        <w:tc>
          <w:tcPr>
            <w:tcW w:w="283" w:type="dxa"/>
            <w:tcBorders>
              <w:top w:val="nil"/>
              <w:left w:val="nil"/>
              <w:bottom w:val="nil"/>
              <w:right w:val="nil"/>
            </w:tcBorders>
            <w:shd w:val="clear" w:color="auto" w:fill="auto"/>
            <w:noWrap/>
            <w:vAlign w:val="bottom"/>
            <w:hideMark/>
          </w:tcPr>
          <w:p w14:paraId="7D6D9B8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F5BEF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73,161</w:t>
            </w:r>
          </w:p>
        </w:tc>
        <w:tc>
          <w:tcPr>
            <w:tcW w:w="284" w:type="dxa"/>
            <w:tcBorders>
              <w:top w:val="nil"/>
              <w:left w:val="nil"/>
              <w:bottom w:val="nil"/>
              <w:right w:val="nil"/>
            </w:tcBorders>
            <w:shd w:val="clear" w:color="auto" w:fill="auto"/>
            <w:noWrap/>
            <w:vAlign w:val="bottom"/>
            <w:hideMark/>
          </w:tcPr>
          <w:p w14:paraId="1EAB4FD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D21A8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74,553</w:t>
            </w:r>
          </w:p>
        </w:tc>
        <w:tc>
          <w:tcPr>
            <w:tcW w:w="283" w:type="dxa"/>
            <w:tcBorders>
              <w:top w:val="nil"/>
              <w:left w:val="nil"/>
              <w:bottom w:val="nil"/>
              <w:right w:val="nil"/>
            </w:tcBorders>
            <w:shd w:val="clear" w:color="auto" w:fill="auto"/>
            <w:noWrap/>
            <w:vAlign w:val="bottom"/>
            <w:hideMark/>
          </w:tcPr>
          <w:p w14:paraId="7F5633F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2915577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170</w:t>
            </w:r>
          </w:p>
        </w:tc>
        <w:tc>
          <w:tcPr>
            <w:tcW w:w="284" w:type="dxa"/>
            <w:tcBorders>
              <w:top w:val="nil"/>
              <w:left w:val="nil"/>
              <w:bottom w:val="nil"/>
              <w:right w:val="nil"/>
            </w:tcBorders>
            <w:shd w:val="clear" w:color="auto" w:fill="auto"/>
            <w:noWrap/>
            <w:vAlign w:val="bottom"/>
            <w:hideMark/>
          </w:tcPr>
          <w:p w14:paraId="32CA238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C12EE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49,648</w:t>
            </w:r>
          </w:p>
        </w:tc>
        <w:tc>
          <w:tcPr>
            <w:tcW w:w="284" w:type="dxa"/>
            <w:tcBorders>
              <w:top w:val="nil"/>
              <w:left w:val="nil"/>
              <w:bottom w:val="nil"/>
              <w:right w:val="nil"/>
            </w:tcBorders>
            <w:shd w:val="clear" w:color="auto" w:fill="auto"/>
            <w:noWrap/>
            <w:vAlign w:val="bottom"/>
            <w:hideMark/>
          </w:tcPr>
          <w:p w14:paraId="01315DB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DE4EA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49,478</w:t>
            </w:r>
          </w:p>
        </w:tc>
        <w:tc>
          <w:tcPr>
            <w:tcW w:w="283" w:type="dxa"/>
            <w:tcBorders>
              <w:top w:val="nil"/>
              <w:left w:val="nil"/>
              <w:bottom w:val="nil"/>
              <w:right w:val="nil"/>
            </w:tcBorders>
            <w:shd w:val="clear" w:color="auto" w:fill="auto"/>
            <w:noWrap/>
            <w:vAlign w:val="bottom"/>
            <w:hideMark/>
          </w:tcPr>
          <w:p w14:paraId="32006E3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5913D9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-1,222</w:t>
            </w:r>
          </w:p>
        </w:tc>
        <w:tc>
          <w:tcPr>
            <w:tcW w:w="283" w:type="dxa"/>
            <w:tcBorders>
              <w:top w:val="nil"/>
              <w:left w:val="nil"/>
              <w:bottom w:val="nil"/>
              <w:right w:val="nil"/>
            </w:tcBorders>
            <w:shd w:val="clear" w:color="auto" w:fill="auto"/>
            <w:noWrap/>
            <w:vAlign w:val="bottom"/>
            <w:hideMark/>
          </w:tcPr>
          <w:p w14:paraId="3FF5F07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91657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122,809</w:t>
            </w:r>
          </w:p>
        </w:tc>
        <w:tc>
          <w:tcPr>
            <w:tcW w:w="284" w:type="dxa"/>
            <w:tcBorders>
              <w:top w:val="nil"/>
              <w:left w:val="nil"/>
              <w:bottom w:val="nil"/>
              <w:right w:val="nil"/>
            </w:tcBorders>
            <w:shd w:val="clear" w:color="auto" w:fill="auto"/>
            <w:noWrap/>
            <w:vAlign w:val="bottom"/>
            <w:hideMark/>
          </w:tcPr>
          <w:p w14:paraId="491472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068D29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124,031</w:t>
            </w:r>
          </w:p>
        </w:tc>
        <w:tc>
          <w:tcPr>
            <w:tcW w:w="283" w:type="dxa"/>
            <w:tcBorders>
              <w:top w:val="nil"/>
              <w:left w:val="nil"/>
              <w:bottom w:val="nil"/>
              <w:right w:val="single" w:sz="8" w:space="0" w:color="auto"/>
            </w:tcBorders>
            <w:shd w:val="clear" w:color="auto" w:fill="auto"/>
            <w:noWrap/>
            <w:vAlign w:val="bottom"/>
            <w:hideMark/>
          </w:tcPr>
          <w:p w14:paraId="4062B6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2DE83068"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3E2B129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74588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2B745B8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1,002</w:t>
            </w:r>
          </w:p>
        </w:tc>
        <w:tc>
          <w:tcPr>
            <w:tcW w:w="283" w:type="dxa"/>
            <w:tcBorders>
              <w:top w:val="nil"/>
              <w:left w:val="nil"/>
              <w:bottom w:val="single" w:sz="4" w:space="0" w:color="auto"/>
              <w:right w:val="nil"/>
            </w:tcBorders>
            <w:shd w:val="clear" w:color="auto" w:fill="auto"/>
            <w:noWrap/>
            <w:vAlign w:val="bottom"/>
            <w:hideMark/>
          </w:tcPr>
          <w:p w14:paraId="29E81DE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8CF7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209,909</w:t>
            </w:r>
          </w:p>
        </w:tc>
        <w:tc>
          <w:tcPr>
            <w:tcW w:w="284" w:type="dxa"/>
            <w:tcBorders>
              <w:top w:val="nil"/>
              <w:left w:val="nil"/>
              <w:bottom w:val="single" w:sz="4" w:space="0" w:color="auto"/>
              <w:right w:val="nil"/>
            </w:tcBorders>
            <w:shd w:val="clear" w:color="auto" w:fill="auto"/>
            <w:noWrap/>
            <w:vAlign w:val="bottom"/>
            <w:hideMark/>
          </w:tcPr>
          <w:p w14:paraId="59337C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72B6EC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208,907</w:t>
            </w:r>
          </w:p>
        </w:tc>
        <w:tc>
          <w:tcPr>
            <w:tcW w:w="283" w:type="dxa"/>
            <w:tcBorders>
              <w:top w:val="nil"/>
              <w:left w:val="nil"/>
              <w:bottom w:val="single" w:sz="4" w:space="0" w:color="auto"/>
              <w:right w:val="nil"/>
            </w:tcBorders>
            <w:shd w:val="clear" w:color="auto" w:fill="auto"/>
            <w:noWrap/>
            <w:vAlign w:val="bottom"/>
            <w:hideMark/>
          </w:tcPr>
          <w:p w14:paraId="48463AB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9463CB7"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1,301</w:t>
            </w:r>
          </w:p>
        </w:tc>
        <w:tc>
          <w:tcPr>
            <w:tcW w:w="284" w:type="dxa"/>
            <w:tcBorders>
              <w:top w:val="nil"/>
              <w:left w:val="nil"/>
              <w:bottom w:val="single" w:sz="4" w:space="0" w:color="auto"/>
              <w:right w:val="nil"/>
            </w:tcBorders>
            <w:shd w:val="clear" w:color="auto" w:fill="auto"/>
            <w:noWrap/>
            <w:vAlign w:val="bottom"/>
            <w:hideMark/>
          </w:tcPr>
          <w:p w14:paraId="26941C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1B27D31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189,135</w:t>
            </w:r>
          </w:p>
        </w:tc>
        <w:tc>
          <w:tcPr>
            <w:tcW w:w="284" w:type="dxa"/>
            <w:tcBorders>
              <w:top w:val="nil"/>
              <w:left w:val="nil"/>
              <w:bottom w:val="single" w:sz="4" w:space="0" w:color="auto"/>
              <w:right w:val="nil"/>
            </w:tcBorders>
            <w:shd w:val="clear" w:color="auto" w:fill="auto"/>
            <w:noWrap/>
            <w:vAlign w:val="bottom"/>
            <w:hideMark/>
          </w:tcPr>
          <w:p w14:paraId="61DA35B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B4C240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187,834</w:t>
            </w:r>
          </w:p>
        </w:tc>
        <w:tc>
          <w:tcPr>
            <w:tcW w:w="283" w:type="dxa"/>
            <w:tcBorders>
              <w:top w:val="nil"/>
              <w:left w:val="nil"/>
              <w:bottom w:val="single" w:sz="4" w:space="0" w:color="auto"/>
              <w:right w:val="nil"/>
            </w:tcBorders>
            <w:shd w:val="clear" w:color="auto" w:fill="auto"/>
            <w:noWrap/>
            <w:vAlign w:val="bottom"/>
            <w:hideMark/>
          </w:tcPr>
          <w:p w14:paraId="030DB80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405A3FA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2,303</w:t>
            </w:r>
          </w:p>
        </w:tc>
        <w:tc>
          <w:tcPr>
            <w:tcW w:w="283" w:type="dxa"/>
            <w:tcBorders>
              <w:top w:val="nil"/>
              <w:left w:val="nil"/>
              <w:bottom w:val="single" w:sz="4" w:space="0" w:color="auto"/>
              <w:right w:val="nil"/>
            </w:tcBorders>
            <w:shd w:val="clear" w:color="auto" w:fill="auto"/>
            <w:noWrap/>
            <w:vAlign w:val="bottom"/>
            <w:hideMark/>
          </w:tcPr>
          <w:p w14:paraId="6148083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36EFE3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399,044</w:t>
            </w:r>
          </w:p>
        </w:tc>
        <w:tc>
          <w:tcPr>
            <w:tcW w:w="284" w:type="dxa"/>
            <w:tcBorders>
              <w:top w:val="nil"/>
              <w:left w:val="nil"/>
              <w:bottom w:val="single" w:sz="4" w:space="0" w:color="auto"/>
              <w:right w:val="nil"/>
            </w:tcBorders>
            <w:shd w:val="clear" w:color="auto" w:fill="auto"/>
            <w:noWrap/>
            <w:vAlign w:val="bottom"/>
            <w:hideMark/>
          </w:tcPr>
          <w:p w14:paraId="741B69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AAE5EA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396,741</w:t>
            </w:r>
          </w:p>
        </w:tc>
        <w:tc>
          <w:tcPr>
            <w:tcW w:w="283" w:type="dxa"/>
            <w:tcBorders>
              <w:top w:val="nil"/>
              <w:left w:val="nil"/>
              <w:bottom w:val="single" w:sz="4" w:space="0" w:color="auto"/>
              <w:right w:val="single" w:sz="8" w:space="0" w:color="auto"/>
            </w:tcBorders>
            <w:shd w:val="clear" w:color="auto" w:fill="auto"/>
            <w:noWrap/>
            <w:vAlign w:val="bottom"/>
            <w:hideMark/>
          </w:tcPr>
          <w:p w14:paraId="6E7231A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19F2B513"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3F95E41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745D20A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33BB552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-786</w:t>
            </w:r>
          </w:p>
        </w:tc>
        <w:tc>
          <w:tcPr>
            <w:tcW w:w="283" w:type="dxa"/>
            <w:tcBorders>
              <w:top w:val="nil"/>
              <w:left w:val="nil"/>
              <w:bottom w:val="nil"/>
              <w:right w:val="nil"/>
            </w:tcBorders>
            <w:shd w:val="clear" w:color="auto" w:fill="auto"/>
            <w:noWrap/>
            <w:vAlign w:val="bottom"/>
            <w:hideMark/>
          </w:tcPr>
          <w:p w14:paraId="34BE9D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BE3285"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18,025</w:t>
            </w:r>
          </w:p>
        </w:tc>
        <w:tc>
          <w:tcPr>
            <w:tcW w:w="284" w:type="dxa"/>
            <w:tcBorders>
              <w:top w:val="nil"/>
              <w:left w:val="nil"/>
              <w:bottom w:val="nil"/>
              <w:right w:val="nil"/>
            </w:tcBorders>
            <w:shd w:val="clear" w:color="auto" w:fill="auto"/>
            <w:noWrap/>
            <w:vAlign w:val="bottom"/>
            <w:hideMark/>
          </w:tcPr>
          <w:p w14:paraId="0EA4D77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4EB683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18,811</w:t>
            </w:r>
          </w:p>
        </w:tc>
        <w:tc>
          <w:tcPr>
            <w:tcW w:w="283" w:type="dxa"/>
            <w:tcBorders>
              <w:top w:val="nil"/>
              <w:left w:val="nil"/>
              <w:bottom w:val="nil"/>
              <w:right w:val="nil"/>
            </w:tcBorders>
            <w:shd w:val="clear" w:color="auto" w:fill="auto"/>
            <w:noWrap/>
            <w:vAlign w:val="bottom"/>
            <w:hideMark/>
          </w:tcPr>
          <w:p w14:paraId="360AF53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5D6DAE3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-465</w:t>
            </w:r>
          </w:p>
        </w:tc>
        <w:tc>
          <w:tcPr>
            <w:tcW w:w="284" w:type="dxa"/>
            <w:tcBorders>
              <w:top w:val="nil"/>
              <w:left w:val="nil"/>
              <w:bottom w:val="nil"/>
              <w:right w:val="nil"/>
            </w:tcBorders>
            <w:shd w:val="clear" w:color="auto" w:fill="auto"/>
            <w:noWrap/>
            <w:vAlign w:val="bottom"/>
            <w:hideMark/>
          </w:tcPr>
          <w:p w14:paraId="53C099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EE0795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11,062</w:t>
            </w:r>
          </w:p>
        </w:tc>
        <w:tc>
          <w:tcPr>
            <w:tcW w:w="284" w:type="dxa"/>
            <w:tcBorders>
              <w:top w:val="nil"/>
              <w:left w:val="nil"/>
              <w:bottom w:val="nil"/>
              <w:right w:val="nil"/>
            </w:tcBorders>
            <w:shd w:val="clear" w:color="auto" w:fill="auto"/>
            <w:noWrap/>
            <w:vAlign w:val="bottom"/>
            <w:hideMark/>
          </w:tcPr>
          <w:p w14:paraId="249BF7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65EA1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11,527</w:t>
            </w:r>
          </w:p>
        </w:tc>
        <w:tc>
          <w:tcPr>
            <w:tcW w:w="283" w:type="dxa"/>
            <w:tcBorders>
              <w:top w:val="nil"/>
              <w:left w:val="nil"/>
              <w:bottom w:val="nil"/>
              <w:right w:val="nil"/>
            </w:tcBorders>
            <w:shd w:val="clear" w:color="auto" w:fill="auto"/>
            <w:noWrap/>
            <w:vAlign w:val="bottom"/>
            <w:hideMark/>
          </w:tcPr>
          <w:p w14:paraId="76D13F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47FF8F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-1,251</w:t>
            </w:r>
          </w:p>
        </w:tc>
        <w:tc>
          <w:tcPr>
            <w:tcW w:w="283" w:type="dxa"/>
            <w:tcBorders>
              <w:top w:val="nil"/>
              <w:left w:val="nil"/>
              <w:bottom w:val="nil"/>
              <w:right w:val="nil"/>
            </w:tcBorders>
            <w:shd w:val="clear" w:color="auto" w:fill="auto"/>
            <w:noWrap/>
            <w:vAlign w:val="bottom"/>
            <w:hideMark/>
          </w:tcPr>
          <w:p w14:paraId="4C7ECF3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7DFF5E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29,087</w:t>
            </w:r>
          </w:p>
        </w:tc>
        <w:tc>
          <w:tcPr>
            <w:tcW w:w="284" w:type="dxa"/>
            <w:tcBorders>
              <w:top w:val="nil"/>
              <w:left w:val="nil"/>
              <w:bottom w:val="nil"/>
              <w:right w:val="nil"/>
            </w:tcBorders>
            <w:shd w:val="clear" w:color="auto" w:fill="auto"/>
            <w:noWrap/>
            <w:vAlign w:val="bottom"/>
            <w:hideMark/>
          </w:tcPr>
          <w:p w14:paraId="25EA5E7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37AFA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30,338</w:t>
            </w:r>
          </w:p>
        </w:tc>
        <w:tc>
          <w:tcPr>
            <w:tcW w:w="283" w:type="dxa"/>
            <w:tcBorders>
              <w:top w:val="nil"/>
              <w:left w:val="nil"/>
              <w:bottom w:val="nil"/>
              <w:right w:val="single" w:sz="8" w:space="0" w:color="auto"/>
            </w:tcBorders>
            <w:shd w:val="clear" w:color="auto" w:fill="auto"/>
            <w:noWrap/>
            <w:vAlign w:val="bottom"/>
            <w:hideMark/>
          </w:tcPr>
          <w:p w14:paraId="1259CB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30DCEEAC"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0F19546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9C887C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7D0CCCC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973</w:t>
            </w:r>
          </w:p>
        </w:tc>
        <w:tc>
          <w:tcPr>
            <w:tcW w:w="283" w:type="dxa"/>
            <w:tcBorders>
              <w:top w:val="nil"/>
              <w:left w:val="nil"/>
              <w:bottom w:val="nil"/>
              <w:right w:val="nil"/>
            </w:tcBorders>
            <w:shd w:val="clear" w:color="auto" w:fill="auto"/>
            <w:noWrap/>
            <w:vAlign w:val="bottom"/>
            <w:hideMark/>
          </w:tcPr>
          <w:p w14:paraId="6F17F98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CD96B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74,741</w:t>
            </w:r>
          </w:p>
        </w:tc>
        <w:tc>
          <w:tcPr>
            <w:tcW w:w="284" w:type="dxa"/>
            <w:tcBorders>
              <w:top w:val="nil"/>
              <w:left w:val="nil"/>
              <w:bottom w:val="nil"/>
              <w:right w:val="nil"/>
            </w:tcBorders>
            <w:shd w:val="clear" w:color="auto" w:fill="auto"/>
            <w:noWrap/>
            <w:vAlign w:val="bottom"/>
            <w:hideMark/>
          </w:tcPr>
          <w:p w14:paraId="3B1C24D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1BDA8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73,768</w:t>
            </w:r>
          </w:p>
        </w:tc>
        <w:tc>
          <w:tcPr>
            <w:tcW w:w="283" w:type="dxa"/>
            <w:tcBorders>
              <w:top w:val="nil"/>
              <w:left w:val="nil"/>
              <w:bottom w:val="nil"/>
              <w:right w:val="nil"/>
            </w:tcBorders>
            <w:shd w:val="clear" w:color="auto" w:fill="auto"/>
            <w:noWrap/>
            <w:vAlign w:val="bottom"/>
            <w:hideMark/>
          </w:tcPr>
          <w:p w14:paraId="2404FE6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6EA1A65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652</w:t>
            </w:r>
          </w:p>
        </w:tc>
        <w:tc>
          <w:tcPr>
            <w:tcW w:w="284" w:type="dxa"/>
            <w:tcBorders>
              <w:top w:val="nil"/>
              <w:left w:val="nil"/>
              <w:bottom w:val="nil"/>
              <w:right w:val="nil"/>
            </w:tcBorders>
            <w:shd w:val="clear" w:color="auto" w:fill="auto"/>
            <w:noWrap/>
            <w:vAlign w:val="bottom"/>
            <w:hideMark/>
          </w:tcPr>
          <w:p w14:paraId="4A7826E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E798C7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49,853</w:t>
            </w:r>
          </w:p>
        </w:tc>
        <w:tc>
          <w:tcPr>
            <w:tcW w:w="284" w:type="dxa"/>
            <w:tcBorders>
              <w:top w:val="nil"/>
              <w:left w:val="nil"/>
              <w:bottom w:val="nil"/>
              <w:right w:val="nil"/>
            </w:tcBorders>
            <w:shd w:val="clear" w:color="auto" w:fill="auto"/>
            <w:noWrap/>
            <w:vAlign w:val="bottom"/>
            <w:hideMark/>
          </w:tcPr>
          <w:p w14:paraId="180F7B1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4F1052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49,201</w:t>
            </w:r>
          </w:p>
        </w:tc>
        <w:tc>
          <w:tcPr>
            <w:tcW w:w="283" w:type="dxa"/>
            <w:tcBorders>
              <w:top w:val="nil"/>
              <w:left w:val="nil"/>
              <w:bottom w:val="nil"/>
              <w:right w:val="nil"/>
            </w:tcBorders>
            <w:shd w:val="clear" w:color="auto" w:fill="auto"/>
            <w:noWrap/>
            <w:vAlign w:val="bottom"/>
            <w:hideMark/>
          </w:tcPr>
          <w:p w14:paraId="4D5EA7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434E5032"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1,625</w:t>
            </w:r>
          </w:p>
        </w:tc>
        <w:tc>
          <w:tcPr>
            <w:tcW w:w="283" w:type="dxa"/>
            <w:tcBorders>
              <w:top w:val="nil"/>
              <w:left w:val="nil"/>
              <w:bottom w:val="nil"/>
              <w:right w:val="nil"/>
            </w:tcBorders>
            <w:shd w:val="clear" w:color="auto" w:fill="auto"/>
            <w:noWrap/>
            <w:vAlign w:val="bottom"/>
            <w:hideMark/>
          </w:tcPr>
          <w:p w14:paraId="2E6759B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DE8B8B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124,594</w:t>
            </w:r>
          </w:p>
        </w:tc>
        <w:tc>
          <w:tcPr>
            <w:tcW w:w="284" w:type="dxa"/>
            <w:tcBorders>
              <w:top w:val="nil"/>
              <w:left w:val="nil"/>
              <w:bottom w:val="nil"/>
              <w:right w:val="nil"/>
            </w:tcBorders>
            <w:shd w:val="clear" w:color="auto" w:fill="auto"/>
            <w:noWrap/>
            <w:vAlign w:val="bottom"/>
            <w:hideMark/>
          </w:tcPr>
          <w:p w14:paraId="7403F18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65634E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122,969</w:t>
            </w:r>
          </w:p>
        </w:tc>
        <w:tc>
          <w:tcPr>
            <w:tcW w:w="283" w:type="dxa"/>
            <w:tcBorders>
              <w:top w:val="nil"/>
              <w:left w:val="nil"/>
              <w:bottom w:val="nil"/>
              <w:right w:val="single" w:sz="8" w:space="0" w:color="auto"/>
            </w:tcBorders>
            <w:shd w:val="clear" w:color="auto" w:fill="auto"/>
            <w:noWrap/>
            <w:vAlign w:val="bottom"/>
            <w:hideMark/>
          </w:tcPr>
          <w:p w14:paraId="4437EF1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50FB3A46"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26BD0CB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3D9E50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D7E690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6,505</w:t>
            </w:r>
          </w:p>
        </w:tc>
        <w:tc>
          <w:tcPr>
            <w:tcW w:w="283" w:type="dxa"/>
            <w:tcBorders>
              <w:top w:val="nil"/>
              <w:left w:val="nil"/>
              <w:bottom w:val="single" w:sz="4" w:space="0" w:color="auto"/>
              <w:right w:val="nil"/>
            </w:tcBorders>
            <w:shd w:val="clear" w:color="auto" w:fill="auto"/>
            <w:noWrap/>
            <w:vAlign w:val="bottom"/>
            <w:hideMark/>
          </w:tcPr>
          <w:p w14:paraId="7590694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0233E3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213,466</w:t>
            </w:r>
          </w:p>
        </w:tc>
        <w:tc>
          <w:tcPr>
            <w:tcW w:w="284" w:type="dxa"/>
            <w:tcBorders>
              <w:top w:val="nil"/>
              <w:left w:val="nil"/>
              <w:bottom w:val="single" w:sz="4" w:space="0" w:color="auto"/>
              <w:right w:val="nil"/>
            </w:tcBorders>
            <w:shd w:val="clear" w:color="auto" w:fill="auto"/>
            <w:noWrap/>
            <w:vAlign w:val="bottom"/>
            <w:hideMark/>
          </w:tcPr>
          <w:p w14:paraId="23171FE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92F7273"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206,961</w:t>
            </w:r>
          </w:p>
        </w:tc>
        <w:tc>
          <w:tcPr>
            <w:tcW w:w="283" w:type="dxa"/>
            <w:tcBorders>
              <w:top w:val="nil"/>
              <w:left w:val="nil"/>
              <w:bottom w:val="single" w:sz="4" w:space="0" w:color="auto"/>
              <w:right w:val="nil"/>
            </w:tcBorders>
            <w:shd w:val="clear" w:color="auto" w:fill="auto"/>
            <w:noWrap/>
            <w:vAlign w:val="bottom"/>
            <w:hideMark/>
          </w:tcPr>
          <w:p w14:paraId="3C4692F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7A8040B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3,925</w:t>
            </w:r>
          </w:p>
        </w:tc>
        <w:tc>
          <w:tcPr>
            <w:tcW w:w="284" w:type="dxa"/>
            <w:tcBorders>
              <w:top w:val="nil"/>
              <w:left w:val="nil"/>
              <w:bottom w:val="single" w:sz="4" w:space="0" w:color="auto"/>
              <w:right w:val="nil"/>
            </w:tcBorders>
            <w:shd w:val="clear" w:color="auto" w:fill="auto"/>
            <w:noWrap/>
            <w:vAlign w:val="bottom"/>
            <w:hideMark/>
          </w:tcPr>
          <w:p w14:paraId="253F1DB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0163FE1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189,046</w:t>
            </w:r>
          </w:p>
        </w:tc>
        <w:tc>
          <w:tcPr>
            <w:tcW w:w="284" w:type="dxa"/>
            <w:tcBorders>
              <w:top w:val="nil"/>
              <w:left w:val="nil"/>
              <w:bottom w:val="single" w:sz="4" w:space="0" w:color="auto"/>
              <w:right w:val="nil"/>
            </w:tcBorders>
            <w:shd w:val="clear" w:color="auto" w:fill="auto"/>
            <w:noWrap/>
            <w:vAlign w:val="bottom"/>
            <w:hideMark/>
          </w:tcPr>
          <w:p w14:paraId="7416FD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111FA0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185,121</w:t>
            </w:r>
          </w:p>
        </w:tc>
        <w:tc>
          <w:tcPr>
            <w:tcW w:w="283" w:type="dxa"/>
            <w:tcBorders>
              <w:top w:val="nil"/>
              <w:left w:val="nil"/>
              <w:bottom w:val="single" w:sz="4" w:space="0" w:color="auto"/>
              <w:right w:val="nil"/>
            </w:tcBorders>
            <w:shd w:val="clear" w:color="auto" w:fill="auto"/>
            <w:noWrap/>
            <w:vAlign w:val="bottom"/>
            <w:hideMark/>
          </w:tcPr>
          <w:p w14:paraId="19B1E25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584510D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10,430</w:t>
            </w:r>
          </w:p>
        </w:tc>
        <w:tc>
          <w:tcPr>
            <w:tcW w:w="283" w:type="dxa"/>
            <w:tcBorders>
              <w:top w:val="nil"/>
              <w:left w:val="nil"/>
              <w:bottom w:val="single" w:sz="4" w:space="0" w:color="auto"/>
              <w:right w:val="nil"/>
            </w:tcBorders>
            <w:shd w:val="clear" w:color="auto" w:fill="auto"/>
            <w:noWrap/>
            <w:vAlign w:val="bottom"/>
            <w:hideMark/>
          </w:tcPr>
          <w:p w14:paraId="6CA44E9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7667D7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402,512</w:t>
            </w:r>
          </w:p>
        </w:tc>
        <w:tc>
          <w:tcPr>
            <w:tcW w:w="284" w:type="dxa"/>
            <w:tcBorders>
              <w:top w:val="nil"/>
              <w:left w:val="nil"/>
              <w:bottom w:val="single" w:sz="4" w:space="0" w:color="auto"/>
              <w:right w:val="nil"/>
            </w:tcBorders>
            <w:shd w:val="clear" w:color="auto" w:fill="auto"/>
            <w:noWrap/>
            <w:vAlign w:val="bottom"/>
            <w:hideMark/>
          </w:tcPr>
          <w:p w14:paraId="08B2635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E99FB6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392,082</w:t>
            </w:r>
          </w:p>
        </w:tc>
        <w:tc>
          <w:tcPr>
            <w:tcW w:w="283" w:type="dxa"/>
            <w:tcBorders>
              <w:top w:val="nil"/>
              <w:left w:val="nil"/>
              <w:bottom w:val="single" w:sz="4" w:space="0" w:color="auto"/>
              <w:right w:val="single" w:sz="8" w:space="0" w:color="auto"/>
            </w:tcBorders>
            <w:shd w:val="clear" w:color="auto" w:fill="auto"/>
            <w:noWrap/>
            <w:vAlign w:val="bottom"/>
            <w:hideMark/>
          </w:tcPr>
          <w:p w14:paraId="344EE0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0D3C47CF"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0F7690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3E85AE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2975E76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-546</w:t>
            </w:r>
          </w:p>
        </w:tc>
        <w:tc>
          <w:tcPr>
            <w:tcW w:w="283" w:type="dxa"/>
            <w:tcBorders>
              <w:top w:val="nil"/>
              <w:left w:val="nil"/>
              <w:bottom w:val="nil"/>
              <w:right w:val="nil"/>
            </w:tcBorders>
            <w:shd w:val="clear" w:color="auto" w:fill="auto"/>
            <w:noWrap/>
            <w:vAlign w:val="bottom"/>
            <w:hideMark/>
          </w:tcPr>
          <w:p w14:paraId="2B3A415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4E97CE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17,908</w:t>
            </w:r>
          </w:p>
        </w:tc>
        <w:tc>
          <w:tcPr>
            <w:tcW w:w="284" w:type="dxa"/>
            <w:tcBorders>
              <w:top w:val="nil"/>
              <w:left w:val="nil"/>
              <w:bottom w:val="nil"/>
              <w:right w:val="nil"/>
            </w:tcBorders>
            <w:shd w:val="clear" w:color="auto" w:fill="auto"/>
            <w:noWrap/>
            <w:vAlign w:val="bottom"/>
            <w:hideMark/>
          </w:tcPr>
          <w:p w14:paraId="3C6A4D2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51F1F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18,454</w:t>
            </w:r>
          </w:p>
        </w:tc>
        <w:tc>
          <w:tcPr>
            <w:tcW w:w="283" w:type="dxa"/>
            <w:tcBorders>
              <w:top w:val="nil"/>
              <w:left w:val="nil"/>
              <w:bottom w:val="nil"/>
              <w:right w:val="nil"/>
            </w:tcBorders>
            <w:shd w:val="clear" w:color="auto" w:fill="auto"/>
            <w:noWrap/>
            <w:vAlign w:val="bottom"/>
            <w:hideMark/>
          </w:tcPr>
          <w:p w14:paraId="260BF42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3A2E95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-15</w:t>
            </w:r>
          </w:p>
        </w:tc>
        <w:tc>
          <w:tcPr>
            <w:tcW w:w="284" w:type="dxa"/>
            <w:tcBorders>
              <w:top w:val="nil"/>
              <w:left w:val="nil"/>
              <w:bottom w:val="nil"/>
              <w:right w:val="nil"/>
            </w:tcBorders>
            <w:shd w:val="clear" w:color="auto" w:fill="auto"/>
            <w:noWrap/>
            <w:vAlign w:val="bottom"/>
            <w:hideMark/>
          </w:tcPr>
          <w:p w14:paraId="0BDD9E2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008C37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11,291</w:t>
            </w:r>
          </w:p>
        </w:tc>
        <w:tc>
          <w:tcPr>
            <w:tcW w:w="284" w:type="dxa"/>
            <w:tcBorders>
              <w:top w:val="nil"/>
              <w:left w:val="nil"/>
              <w:bottom w:val="nil"/>
              <w:right w:val="nil"/>
            </w:tcBorders>
            <w:shd w:val="clear" w:color="auto" w:fill="auto"/>
            <w:noWrap/>
            <w:vAlign w:val="bottom"/>
            <w:hideMark/>
          </w:tcPr>
          <w:p w14:paraId="7B40684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0ED4BC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11,306</w:t>
            </w:r>
          </w:p>
        </w:tc>
        <w:tc>
          <w:tcPr>
            <w:tcW w:w="283" w:type="dxa"/>
            <w:tcBorders>
              <w:top w:val="nil"/>
              <w:left w:val="nil"/>
              <w:bottom w:val="nil"/>
              <w:right w:val="nil"/>
            </w:tcBorders>
            <w:shd w:val="clear" w:color="auto" w:fill="auto"/>
            <w:noWrap/>
            <w:vAlign w:val="bottom"/>
            <w:hideMark/>
          </w:tcPr>
          <w:p w14:paraId="5A80DEF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1CF79E0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-561</w:t>
            </w:r>
          </w:p>
        </w:tc>
        <w:tc>
          <w:tcPr>
            <w:tcW w:w="283" w:type="dxa"/>
            <w:tcBorders>
              <w:top w:val="nil"/>
              <w:left w:val="nil"/>
              <w:bottom w:val="nil"/>
              <w:right w:val="nil"/>
            </w:tcBorders>
            <w:shd w:val="clear" w:color="auto" w:fill="auto"/>
            <w:noWrap/>
            <w:vAlign w:val="bottom"/>
            <w:hideMark/>
          </w:tcPr>
          <w:p w14:paraId="6277222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F660C4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29,199</w:t>
            </w:r>
          </w:p>
        </w:tc>
        <w:tc>
          <w:tcPr>
            <w:tcW w:w="284" w:type="dxa"/>
            <w:tcBorders>
              <w:top w:val="nil"/>
              <w:left w:val="nil"/>
              <w:bottom w:val="nil"/>
              <w:right w:val="nil"/>
            </w:tcBorders>
            <w:shd w:val="clear" w:color="auto" w:fill="auto"/>
            <w:noWrap/>
            <w:vAlign w:val="bottom"/>
            <w:hideMark/>
          </w:tcPr>
          <w:p w14:paraId="58F2F9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C691C0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29,760</w:t>
            </w:r>
          </w:p>
        </w:tc>
        <w:tc>
          <w:tcPr>
            <w:tcW w:w="283" w:type="dxa"/>
            <w:tcBorders>
              <w:top w:val="nil"/>
              <w:left w:val="nil"/>
              <w:bottom w:val="nil"/>
              <w:right w:val="single" w:sz="8" w:space="0" w:color="auto"/>
            </w:tcBorders>
            <w:shd w:val="clear" w:color="auto" w:fill="auto"/>
            <w:noWrap/>
            <w:vAlign w:val="bottom"/>
            <w:hideMark/>
          </w:tcPr>
          <w:p w14:paraId="6764487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6AD9FE84"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5C9B967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7E8D50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1A427B44"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1,963</w:t>
            </w:r>
          </w:p>
        </w:tc>
        <w:tc>
          <w:tcPr>
            <w:tcW w:w="283" w:type="dxa"/>
            <w:tcBorders>
              <w:top w:val="nil"/>
              <w:left w:val="nil"/>
              <w:bottom w:val="nil"/>
              <w:right w:val="nil"/>
            </w:tcBorders>
            <w:shd w:val="clear" w:color="auto" w:fill="auto"/>
            <w:noWrap/>
            <w:vAlign w:val="bottom"/>
            <w:hideMark/>
          </w:tcPr>
          <w:p w14:paraId="037F98E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511893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74,625</w:t>
            </w:r>
          </w:p>
        </w:tc>
        <w:tc>
          <w:tcPr>
            <w:tcW w:w="284" w:type="dxa"/>
            <w:tcBorders>
              <w:top w:val="nil"/>
              <w:left w:val="nil"/>
              <w:bottom w:val="nil"/>
              <w:right w:val="nil"/>
            </w:tcBorders>
            <w:shd w:val="clear" w:color="auto" w:fill="auto"/>
            <w:noWrap/>
            <w:vAlign w:val="bottom"/>
            <w:hideMark/>
          </w:tcPr>
          <w:p w14:paraId="36E181A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438D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72,662</w:t>
            </w:r>
          </w:p>
        </w:tc>
        <w:tc>
          <w:tcPr>
            <w:tcW w:w="283" w:type="dxa"/>
            <w:tcBorders>
              <w:top w:val="nil"/>
              <w:left w:val="nil"/>
              <w:bottom w:val="nil"/>
              <w:right w:val="nil"/>
            </w:tcBorders>
            <w:shd w:val="clear" w:color="auto" w:fill="auto"/>
            <w:noWrap/>
            <w:vAlign w:val="bottom"/>
            <w:hideMark/>
          </w:tcPr>
          <w:p w14:paraId="1432E94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002CDB7C"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1,257</w:t>
            </w:r>
          </w:p>
        </w:tc>
        <w:tc>
          <w:tcPr>
            <w:tcW w:w="284" w:type="dxa"/>
            <w:tcBorders>
              <w:top w:val="nil"/>
              <w:left w:val="nil"/>
              <w:bottom w:val="nil"/>
              <w:right w:val="nil"/>
            </w:tcBorders>
            <w:shd w:val="clear" w:color="auto" w:fill="auto"/>
            <w:noWrap/>
            <w:vAlign w:val="bottom"/>
            <w:hideMark/>
          </w:tcPr>
          <w:p w14:paraId="53ECD37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F79C85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49,967</w:t>
            </w:r>
          </w:p>
        </w:tc>
        <w:tc>
          <w:tcPr>
            <w:tcW w:w="284" w:type="dxa"/>
            <w:tcBorders>
              <w:top w:val="nil"/>
              <w:left w:val="nil"/>
              <w:bottom w:val="nil"/>
              <w:right w:val="nil"/>
            </w:tcBorders>
            <w:shd w:val="clear" w:color="auto" w:fill="auto"/>
            <w:noWrap/>
            <w:vAlign w:val="bottom"/>
            <w:hideMark/>
          </w:tcPr>
          <w:p w14:paraId="3E076B60"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DAF1D7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48,710</w:t>
            </w:r>
          </w:p>
        </w:tc>
        <w:tc>
          <w:tcPr>
            <w:tcW w:w="283" w:type="dxa"/>
            <w:tcBorders>
              <w:top w:val="nil"/>
              <w:left w:val="nil"/>
              <w:bottom w:val="nil"/>
              <w:right w:val="nil"/>
            </w:tcBorders>
            <w:shd w:val="clear" w:color="auto" w:fill="auto"/>
            <w:noWrap/>
            <w:vAlign w:val="bottom"/>
            <w:hideMark/>
          </w:tcPr>
          <w:p w14:paraId="02092A2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34A3EE0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3,220</w:t>
            </w:r>
          </w:p>
        </w:tc>
        <w:tc>
          <w:tcPr>
            <w:tcW w:w="283" w:type="dxa"/>
            <w:tcBorders>
              <w:top w:val="nil"/>
              <w:left w:val="nil"/>
              <w:bottom w:val="nil"/>
              <w:right w:val="nil"/>
            </w:tcBorders>
            <w:shd w:val="clear" w:color="auto" w:fill="auto"/>
            <w:noWrap/>
            <w:vAlign w:val="bottom"/>
            <w:hideMark/>
          </w:tcPr>
          <w:p w14:paraId="0FEFF2D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344009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124,592</w:t>
            </w:r>
          </w:p>
        </w:tc>
        <w:tc>
          <w:tcPr>
            <w:tcW w:w="284" w:type="dxa"/>
            <w:tcBorders>
              <w:top w:val="nil"/>
              <w:left w:val="nil"/>
              <w:bottom w:val="nil"/>
              <w:right w:val="nil"/>
            </w:tcBorders>
            <w:shd w:val="clear" w:color="auto" w:fill="auto"/>
            <w:noWrap/>
            <w:vAlign w:val="bottom"/>
            <w:hideMark/>
          </w:tcPr>
          <w:p w14:paraId="62D77C9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7FD2AD1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121,372</w:t>
            </w:r>
          </w:p>
        </w:tc>
        <w:tc>
          <w:tcPr>
            <w:tcW w:w="283" w:type="dxa"/>
            <w:tcBorders>
              <w:top w:val="nil"/>
              <w:left w:val="nil"/>
              <w:bottom w:val="nil"/>
              <w:right w:val="single" w:sz="8" w:space="0" w:color="auto"/>
            </w:tcBorders>
            <w:shd w:val="clear" w:color="auto" w:fill="auto"/>
            <w:noWrap/>
            <w:vAlign w:val="bottom"/>
            <w:hideMark/>
          </w:tcPr>
          <w:p w14:paraId="5047BAE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3F2FD471" w14:textId="77777777" w:rsidTr="00076DDE">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4805FC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8B6649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4" w:space="0" w:color="auto"/>
              <w:right w:val="nil"/>
            </w:tcBorders>
            <w:shd w:val="clear" w:color="auto" w:fill="auto"/>
            <w:noWrap/>
            <w:vAlign w:val="bottom"/>
            <w:hideMark/>
          </w:tcPr>
          <w:p w14:paraId="783DFDF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6,741</w:t>
            </w:r>
          </w:p>
        </w:tc>
        <w:tc>
          <w:tcPr>
            <w:tcW w:w="283" w:type="dxa"/>
            <w:tcBorders>
              <w:top w:val="nil"/>
              <w:left w:val="nil"/>
              <w:bottom w:val="single" w:sz="4" w:space="0" w:color="auto"/>
              <w:right w:val="nil"/>
            </w:tcBorders>
            <w:shd w:val="clear" w:color="auto" w:fill="auto"/>
            <w:noWrap/>
            <w:vAlign w:val="bottom"/>
            <w:hideMark/>
          </w:tcPr>
          <w:p w14:paraId="7D4522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05241B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212,499</w:t>
            </w:r>
          </w:p>
        </w:tc>
        <w:tc>
          <w:tcPr>
            <w:tcW w:w="284" w:type="dxa"/>
            <w:tcBorders>
              <w:top w:val="nil"/>
              <w:left w:val="nil"/>
              <w:bottom w:val="single" w:sz="4" w:space="0" w:color="auto"/>
              <w:right w:val="nil"/>
            </w:tcBorders>
            <w:shd w:val="clear" w:color="auto" w:fill="auto"/>
            <w:noWrap/>
            <w:vAlign w:val="bottom"/>
            <w:hideMark/>
          </w:tcPr>
          <w:p w14:paraId="4EAFE4F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4CEFCF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205,758</w:t>
            </w:r>
          </w:p>
        </w:tc>
        <w:tc>
          <w:tcPr>
            <w:tcW w:w="283" w:type="dxa"/>
            <w:tcBorders>
              <w:top w:val="nil"/>
              <w:left w:val="nil"/>
              <w:bottom w:val="single" w:sz="4" w:space="0" w:color="auto"/>
              <w:right w:val="nil"/>
            </w:tcBorders>
            <w:shd w:val="clear" w:color="auto" w:fill="auto"/>
            <w:noWrap/>
            <w:vAlign w:val="bottom"/>
            <w:hideMark/>
          </w:tcPr>
          <w:p w14:paraId="26FCABD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4" w:space="0" w:color="auto"/>
              <w:right w:val="nil"/>
            </w:tcBorders>
            <w:shd w:val="clear" w:color="auto" w:fill="auto"/>
            <w:noWrap/>
            <w:vAlign w:val="bottom"/>
            <w:hideMark/>
          </w:tcPr>
          <w:p w14:paraId="4659A0AA"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2,079</w:t>
            </w:r>
          </w:p>
        </w:tc>
        <w:tc>
          <w:tcPr>
            <w:tcW w:w="284" w:type="dxa"/>
            <w:tcBorders>
              <w:top w:val="nil"/>
              <w:left w:val="nil"/>
              <w:bottom w:val="single" w:sz="4" w:space="0" w:color="auto"/>
              <w:right w:val="nil"/>
            </w:tcBorders>
            <w:shd w:val="clear" w:color="auto" w:fill="auto"/>
            <w:noWrap/>
            <w:vAlign w:val="bottom"/>
            <w:hideMark/>
          </w:tcPr>
          <w:p w14:paraId="777564C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6DA75FDC"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185,505</w:t>
            </w:r>
          </w:p>
        </w:tc>
        <w:tc>
          <w:tcPr>
            <w:tcW w:w="284" w:type="dxa"/>
            <w:tcBorders>
              <w:top w:val="nil"/>
              <w:left w:val="nil"/>
              <w:bottom w:val="single" w:sz="4" w:space="0" w:color="auto"/>
              <w:right w:val="nil"/>
            </w:tcBorders>
            <w:shd w:val="clear" w:color="auto" w:fill="auto"/>
            <w:noWrap/>
            <w:vAlign w:val="bottom"/>
            <w:hideMark/>
          </w:tcPr>
          <w:p w14:paraId="49155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53DCFD8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183,426</w:t>
            </w:r>
          </w:p>
        </w:tc>
        <w:tc>
          <w:tcPr>
            <w:tcW w:w="283" w:type="dxa"/>
            <w:tcBorders>
              <w:top w:val="nil"/>
              <w:left w:val="nil"/>
              <w:bottom w:val="single" w:sz="4" w:space="0" w:color="auto"/>
              <w:right w:val="nil"/>
            </w:tcBorders>
            <w:shd w:val="clear" w:color="auto" w:fill="auto"/>
            <w:noWrap/>
            <w:vAlign w:val="bottom"/>
            <w:hideMark/>
          </w:tcPr>
          <w:p w14:paraId="5FF68A6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4" w:space="0" w:color="auto"/>
              <w:right w:val="nil"/>
            </w:tcBorders>
            <w:shd w:val="clear" w:color="auto" w:fill="auto"/>
            <w:noWrap/>
            <w:vAlign w:val="bottom"/>
            <w:hideMark/>
          </w:tcPr>
          <w:p w14:paraId="10290011"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8,820</w:t>
            </w:r>
          </w:p>
        </w:tc>
        <w:tc>
          <w:tcPr>
            <w:tcW w:w="283" w:type="dxa"/>
            <w:tcBorders>
              <w:top w:val="nil"/>
              <w:left w:val="nil"/>
              <w:bottom w:val="single" w:sz="4" w:space="0" w:color="auto"/>
              <w:right w:val="nil"/>
            </w:tcBorders>
            <w:shd w:val="clear" w:color="auto" w:fill="auto"/>
            <w:noWrap/>
            <w:vAlign w:val="bottom"/>
            <w:hideMark/>
          </w:tcPr>
          <w:p w14:paraId="0FF453C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2B3FF88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398,004</w:t>
            </w:r>
          </w:p>
        </w:tc>
        <w:tc>
          <w:tcPr>
            <w:tcW w:w="284" w:type="dxa"/>
            <w:tcBorders>
              <w:top w:val="nil"/>
              <w:left w:val="nil"/>
              <w:bottom w:val="single" w:sz="4" w:space="0" w:color="auto"/>
              <w:right w:val="nil"/>
            </w:tcBorders>
            <w:shd w:val="clear" w:color="auto" w:fill="auto"/>
            <w:noWrap/>
            <w:vAlign w:val="bottom"/>
            <w:hideMark/>
          </w:tcPr>
          <w:p w14:paraId="502F1695"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4" w:space="0" w:color="auto"/>
              <w:right w:val="nil"/>
            </w:tcBorders>
            <w:shd w:val="clear" w:color="auto" w:fill="auto"/>
            <w:noWrap/>
            <w:vAlign w:val="bottom"/>
            <w:hideMark/>
          </w:tcPr>
          <w:p w14:paraId="3982386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389,184</w:t>
            </w:r>
          </w:p>
        </w:tc>
        <w:tc>
          <w:tcPr>
            <w:tcW w:w="283" w:type="dxa"/>
            <w:tcBorders>
              <w:top w:val="nil"/>
              <w:left w:val="nil"/>
              <w:bottom w:val="single" w:sz="4" w:space="0" w:color="auto"/>
              <w:right w:val="single" w:sz="8" w:space="0" w:color="auto"/>
            </w:tcBorders>
            <w:shd w:val="clear" w:color="auto" w:fill="auto"/>
            <w:noWrap/>
            <w:vAlign w:val="bottom"/>
            <w:hideMark/>
          </w:tcPr>
          <w:p w14:paraId="53BAC54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06B36FB8"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8F5D91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lastRenderedPageBreak/>
              <w:t>2015</w:t>
            </w:r>
          </w:p>
        </w:tc>
        <w:tc>
          <w:tcPr>
            <w:tcW w:w="960" w:type="dxa"/>
            <w:tcBorders>
              <w:top w:val="nil"/>
              <w:left w:val="nil"/>
              <w:bottom w:val="nil"/>
              <w:right w:val="nil"/>
            </w:tcBorders>
            <w:shd w:val="clear" w:color="auto" w:fill="auto"/>
            <w:noWrap/>
            <w:vAlign w:val="bottom"/>
            <w:hideMark/>
          </w:tcPr>
          <w:p w14:paraId="7A96A36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50</w:t>
            </w:r>
          </w:p>
        </w:tc>
        <w:tc>
          <w:tcPr>
            <w:tcW w:w="831" w:type="dxa"/>
            <w:tcBorders>
              <w:top w:val="nil"/>
              <w:left w:val="nil"/>
              <w:bottom w:val="nil"/>
              <w:right w:val="nil"/>
            </w:tcBorders>
            <w:shd w:val="clear" w:color="auto" w:fill="auto"/>
            <w:noWrap/>
            <w:vAlign w:val="bottom"/>
            <w:hideMark/>
          </w:tcPr>
          <w:p w14:paraId="00082C1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-1,845</w:t>
            </w:r>
          </w:p>
        </w:tc>
        <w:tc>
          <w:tcPr>
            <w:tcW w:w="283" w:type="dxa"/>
            <w:tcBorders>
              <w:top w:val="nil"/>
              <w:left w:val="nil"/>
              <w:bottom w:val="nil"/>
              <w:right w:val="nil"/>
            </w:tcBorders>
            <w:shd w:val="clear" w:color="auto" w:fill="auto"/>
            <w:noWrap/>
            <w:vAlign w:val="bottom"/>
            <w:hideMark/>
          </w:tcPr>
          <w:p w14:paraId="548F6D1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D5971FD"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16,288</w:t>
            </w:r>
          </w:p>
        </w:tc>
        <w:tc>
          <w:tcPr>
            <w:tcW w:w="284" w:type="dxa"/>
            <w:tcBorders>
              <w:top w:val="nil"/>
              <w:left w:val="nil"/>
              <w:bottom w:val="nil"/>
              <w:right w:val="nil"/>
            </w:tcBorders>
            <w:shd w:val="clear" w:color="auto" w:fill="auto"/>
            <w:noWrap/>
            <w:vAlign w:val="bottom"/>
            <w:hideMark/>
          </w:tcPr>
          <w:p w14:paraId="0B76BB7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502CC26"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18,133</w:t>
            </w:r>
          </w:p>
        </w:tc>
        <w:tc>
          <w:tcPr>
            <w:tcW w:w="283" w:type="dxa"/>
            <w:tcBorders>
              <w:top w:val="nil"/>
              <w:left w:val="nil"/>
              <w:bottom w:val="nil"/>
              <w:right w:val="nil"/>
            </w:tcBorders>
            <w:shd w:val="clear" w:color="auto" w:fill="auto"/>
            <w:noWrap/>
            <w:vAlign w:val="bottom"/>
            <w:hideMark/>
          </w:tcPr>
          <w:p w14:paraId="375EBAAD"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482C55C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-816</w:t>
            </w:r>
          </w:p>
        </w:tc>
        <w:tc>
          <w:tcPr>
            <w:tcW w:w="284" w:type="dxa"/>
            <w:tcBorders>
              <w:top w:val="nil"/>
              <w:left w:val="nil"/>
              <w:bottom w:val="nil"/>
              <w:right w:val="nil"/>
            </w:tcBorders>
            <w:shd w:val="clear" w:color="auto" w:fill="auto"/>
            <w:noWrap/>
            <w:vAlign w:val="bottom"/>
            <w:hideMark/>
          </w:tcPr>
          <w:p w14:paraId="67E30E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CB5FD54"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10,279</w:t>
            </w:r>
          </w:p>
        </w:tc>
        <w:tc>
          <w:tcPr>
            <w:tcW w:w="284" w:type="dxa"/>
            <w:tcBorders>
              <w:top w:val="nil"/>
              <w:left w:val="nil"/>
              <w:bottom w:val="nil"/>
              <w:right w:val="nil"/>
            </w:tcBorders>
            <w:shd w:val="clear" w:color="auto" w:fill="auto"/>
            <w:noWrap/>
            <w:vAlign w:val="bottom"/>
            <w:hideMark/>
          </w:tcPr>
          <w:p w14:paraId="3CC43F21"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4FB6B6F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11,095</w:t>
            </w:r>
          </w:p>
        </w:tc>
        <w:tc>
          <w:tcPr>
            <w:tcW w:w="283" w:type="dxa"/>
            <w:tcBorders>
              <w:top w:val="nil"/>
              <w:left w:val="nil"/>
              <w:bottom w:val="nil"/>
              <w:right w:val="nil"/>
            </w:tcBorders>
            <w:shd w:val="clear" w:color="auto" w:fill="auto"/>
            <w:noWrap/>
            <w:vAlign w:val="bottom"/>
            <w:hideMark/>
          </w:tcPr>
          <w:p w14:paraId="2F971E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537D6B6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-2,661</w:t>
            </w:r>
          </w:p>
        </w:tc>
        <w:tc>
          <w:tcPr>
            <w:tcW w:w="283" w:type="dxa"/>
            <w:tcBorders>
              <w:top w:val="nil"/>
              <w:left w:val="nil"/>
              <w:bottom w:val="nil"/>
              <w:right w:val="nil"/>
            </w:tcBorders>
            <w:shd w:val="clear" w:color="auto" w:fill="auto"/>
            <w:noWrap/>
            <w:vAlign w:val="bottom"/>
            <w:hideMark/>
          </w:tcPr>
          <w:p w14:paraId="0D8E6BD9"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BCC08F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26,567</w:t>
            </w:r>
          </w:p>
        </w:tc>
        <w:tc>
          <w:tcPr>
            <w:tcW w:w="284" w:type="dxa"/>
            <w:tcBorders>
              <w:top w:val="nil"/>
              <w:left w:val="nil"/>
              <w:bottom w:val="nil"/>
              <w:right w:val="nil"/>
            </w:tcBorders>
            <w:shd w:val="clear" w:color="auto" w:fill="auto"/>
            <w:noWrap/>
            <w:vAlign w:val="bottom"/>
            <w:hideMark/>
          </w:tcPr>
          <w:p w14:paraId="4D81FC1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EB02BC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29,228</w:t>
            </w:r>
          </w:p>
        </w:tc>
        <w:tc>
          <w:tcPr>
            <w:tcW w:w="283" w:type="dxa"/>
            <w:tcBorders>
              <w:top w:val="nil"/>
              <w:left w:val="nil"/>
              <w:bottom w:val="nil"/>
              <w:right w:val="single" w:sz="8" w:space="0" w:color="auto"/>
            </w:tcBorders>
            <w:shd w:val="clear" w:color="auto" w:fill="auto"/>
            <w:noWrap/>
            <w:vAlign w:val="bottom"/>
            <w:hideMark/>
          </w:tcPr>
          <w:p w14:paraId="178C916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594508FA" w14:textId="77777777" w:rsidTr="00076DDE">
        <w:trPr>
          <w:trHeight w:val="288"/>
        </w:trPr>
        <w:tc>
          <w:tcPr>
            <w:tcW w:w="960" w:type="dxa"/>
            <w:tcBorders>
              <w:top w:val="nil"/>
              <w:left w:val="single" w:sz="8" w:space="0" w:color="auto"/>
              <w:bottom w:val="nil"/>
              <w:right w:val="nil"/>
            </w:tcBorders>
            <w:shd w:val="clear" w:color="auto" w:fill="auto"/>
            <w:noWrap/>
            <w:vAlign w:val="bottom"/>
            <w:hideMark/>
          </w:tcPr>
          <w:p w14:paraId="2CD1A203"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141217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70</w:t>
            </w:r>
          </w:p>
        </w:tc>
        <w:tc>
          <w:tcPr>
            <w:tcW w:w="831" w:type="dxa"/>
            <w:tcBorders>
              <w:top w:val="nil"/>
              <w:left w:val="nil"/>
              <w:bottom w:val="nil"/>
              <w:right w:val="nil"/>
            </w:tcBorders>
            <w:shd w:val="clear" w:color="auto" w:fill="auto"/>
            <w:noWrap/>
            <w:vAlign w:val="bottom"/>
            <w:hideMark/>
          </w:tcPr>
          <w:p w14:paraId="3AAD7393"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82</w:t>
            </w:r>
          </w:p>
        </w:tc>
        <w:tc>
          <w:tcPr>
            <w:tcW w:w="283" w:type="dxa"/>
            <w:tcBorders>
              <w:top w:val="nil"/>
              <w:left w:val="nil"/>
              <w:bottom w:val="nil"/>
              <w:right w:val="nil"/>
            </w:tcBorders>
            <w:shd w:val="clear" w:color="auto" w:fill="auto"/>
            <w:noWrap/>
            <w:vAlign w:val="bottom"/>
            <w:hideMark/>
          </w:tcPr>
          <w:p w14:paraId="2B37A1B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10441AEA"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71,541</w:t>
            </w:r>
          </w:p>
        </w:tc>
        <w:tc>
          <w:tcPr>
            <w:tcW w:w="284" w:type="dxa"/>
            <w:tcBorders>
              <w:top w:val="nil"/>
              <w:left w:val="nil"/>
              <w:bottom w:val="nil"/>
              <w:right w:val="nil"/>
            </w:tcBorders>
            <w:shd w:val="clear" w:color="auto" w:fill="auto"/>
            <w:noWrap/>
            <w:vAlign w:val="bottom"/>
            <w:hideMark/>
          </w:tcPr>
          <w:p w14:paraId="1FC93B4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05F3FC7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71,459</w:t>
            </w:r>
          </w:p>
        </w:tc>
        <w:tc>
          <w:tcPr>
            <w:tcW w:w="283" w:type="dxa"/>
            <w:tcBorders>
              <w:top w:val="nil"/>
              <w:left w:val="nil"/>
              <w:bottom w:val="nil"/>
              <w:right w:val="nil"/>
            </w:tcBorders>
            <w:shd w:val="clear" w:color="auto" w:fill="auto"/>
            <w:noWrap/>
            <w:vAlign w:val="bottom"/>
            <w:hideMark/>
          </w:tcPr>
          <w:p w14:paraId="7C28593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nil"/>
              <w:right w:val="nil"/>
            </w:tcBorders>
            <w:shd w:val="clear" w:color="auto" w:fill="auto"/>
            <w:noWrap/>
            <w:vAlign w:val="bottom"/>
            <w:hideMark/>
          </w:tcPr>
          <w:p w14:paraId="32F43900"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392</w:t>
            </w:r>
          </w:p>
        </w:tc>
        <w:tc>
          <w:tcPr>
            <w:tcW w:w="284" w:type="dxa"/>
            <w:tcBorders>
              <w:top w:val="nil"/>
              <w:left w:val="nil"/>
              <w:bottom w:val="nil"/>
              <w:right w:val="nil"/>
            </w:tcBorders>
            <w:shd w:val="clear" w:color="auto" w:fill="auto"/>
            <w:noWrap/>
            <w:vAlign w:val="bottom"/>
            <w:hideMark/>
          </w:tcPr>
          <w:p w14:paraId="5E3B858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2C7F2FD1"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48,525</w:t>
            </w:r>
          </w:p>
        </w:tc>
        <w:tc>
          <w:tcPr>
            <w:tcW w:w="284" w:type="dxa"/>
            <w:tcBorders>
              <w:top w:val="nil"/>
              <w:left w:val="nil"/>
              <w:bottom w:val="nil"/>
              <w:right w:val="nil"/>
            </w:tcBorders>
            <w:shd w:val="clear" w:color="auto" w:fill="auto"/>
            <w:noWrap/>
            <w:vAlign w:val="bottom"/>
            <w:hideMark/>
          </w:tcPr>
          <w:p w14:paraId="265A243E"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B2D24A7"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48,133</w:t>
            </w:r>
          </w:p>
        </w:tc>
        <w:tc>
          <w:tcPr>
            <w:tcW w:w="283" w:type="dxa"/>
            <w:tcBorders>
              <w:top w:val="nil"/>
              <w:left w:val="nil"/>
              <w:bottom w:val="nil"/>
              <w:right w:val="nil"/>
            </w:tcBorders>
            <w:shd w:val="clear" w:color="auto" w:fill="auto"/>
            <w:noWrap/>
            <w:vAlign w:val="bottom"/>
            <w:hideMark/>
          </w:tcPr>
          <w:p w14:paraId="3DE41B7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nil"/>
              <w:right w:val="nil"/>
            </w:tcBorders>
            <w:shd w:val="clear" w:color="auto" w:fill="auto"/>
            <w:noWrap/>
            <w:vAlign w:val="bottom"/>
            <w:hideMark/>
          </w:tcPr>
          <w:p w14:paraId="72FEADB9"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474</w:t>
            </w:r>
          </w:p>
        </w:tc>
        <w:tc>
          <w:tcPr>
            <w:tcW w:w="283" w:type="dxa"/>
            <w:tcBorders>
              <w:top w:val="nil"/>
              <w:left w:val="nil"/>
              <w:bottom w:val="nil"/>
              <w:right w:val="nil"/>
            </w:tcBorders>
            <w:shd w:val="clear" w:color="auto" w:fill="auto"/>
            <w:noWrap/>
            <w:vAlign w:val="bottom"/>
            <w:hideMark/>
          </w:tcPr>
          <w:p w14:paraId="2F5B77F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6315E59E"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120,066</w:t>
            </w:r>
          </w:p>
        </w:tc>
        <w:tc>
          <w:tcPr>
            <w:tcW w:w="284" w:type="dxa"/>
            <w:tcBorders>
              <w:top w:val="nil"/>
              <w:left w:val="nil"/>
              <w:bottom w:val="nil"/>
              <w:right w:val="nil"/>
            </w:tcBorders>
            <w:shd w:val="clear" w:color="auto" w:fill="auto"/>
            <w:noWrap/>
            <w:vAlign w:val="bottom"/>
            <w:hideMark/>
          </w:tcPr>
          <w:p w14:paraId="5A16C2A7"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nil"/>
              <w:right w:val="nil"/>
            </w:tcBorders>
            <w:shd w:val="clear" w:color="auto" w:fill="auto"/>
            <w:noWrap/>
            <w:vAlign w:val="bottom"/>
            <w:hideMark/>
          </w:tcPr>
          <w:p w14:paraId="36365BDB"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119,592</w:t>
            </w:r>
          </w:p>
        </w:tc>
        <w:tc>
          <w:tcPr>
            <w:tcW w:w="283" w:type="dxa"/>
            <w:tcBorders>
              <w:top w:val="nil"/>
              <w:left w:val="nil"/>
              <w:bottom w:val="nil"/>
              <w:right w:val="single" w:sz="8" w:space="0" w:color="auto"/>
            </w:tcBorders>
            <w:shd w:val="clear" w:color="auto" w:fill="auto"/>
            <w:noWrap/>
            <w:vAlign w:val="bottom"/>
            <w:hideMark/>
          </w:tcPr>
          <w:p w14:paraId="5E6EBC92"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r w:rsidR="007405AE" w:rsidRPr="002E2937" w14:paraId="4E22791C" w14:textId="77777777" w:rsidTr="00076DDE">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487633CA"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79ADA57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89</w:t>
            </w:r>
          </w:p>
        </w:tc>
        <w:tc>
          <w:tcPr>
            <w:tcW w:w="831" w:type="dxa"/>
            <w:tcBorders>
              <w:top w:val="nil"/>
              <w:left w:val="nil"/>
              <w:bottom w:val="single" w:sz="8" w:space="0" w:color="auto"/>
              <w:right w:val="nil"/>
            </w:tcBorders>
            <w:shd w:val="clear" w:color="auto" w:fill="auto"/>
            <w:noWrap/>
            <w:vAlign w:val="bottom"/>
            <w:hideMark/>
          </w:tcPr>
          <w:p w14:paraId="15B1EBAD"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11,952</w:t>
            </w:r>
          </w:p>
        </w:tc>
        <w:tc>
          <w:tcPr>
            <w:tcW w:w="283" w:type="dxa"/>
            <w:tcBorders>
              <w:top w:val="nil"/>
              <w:left w:val="nil"/>
              <w:bottom w:val="single" w:sz="8" w:space="0" w:color="auto"/>
              <w:right w:val="nil"/>
            </w:tcBorders>
            <w:shd w:val="clear" w:color="auto" w:fill="auto"/>
            <w:noWrap/>
            <w:vAlign w:val="bottom"/>
            <w:hideMark/>
          </w:tcPr>
          <w:p w14:paraId="65AB01B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6C6DE0A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215,870</w:t>
            </w:r>
          </w:p>
        </w:tc>
        <w:tc>
          <w:tcPr>
            <w:tcW w:w="284" w:type="dxa"/>
            <w:tcBorders>
              <w:top w:val="nil"/>
              <w:left w:val="nil"/>
              <w:bottom w:val="single" w:sz="8" w:space="0" w:color="auto"/>
              <w:right w:val="nil"/>
            </w:tcBorders>
            <w:shd w:val="clear" w:color="auto" w:fill="auto"/>
            <w:noWrap/>
            <w:vAlign w:val="bottom"/>
            <w:hideMark/>
          </w:tcPr>
          <w:p w14:paraId="4E51888B"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8F016C9"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203,918</w:t>
            </w:r>
          </w:p>
        </w:tc>
        <w:tc>
          <w:tcPr>
            <w:tcW w:w="283" w:type="dxa"/>
            <w:tcBorders>
              <w:top w:val="nil"/>
              <w:left w:val="nil"/>
              <w:bottom w:val="single" w:sz="8" w:space="0" w:color="auto"/>
              <w:right w:val="nil"/>
            </w:tcBorders>
            <w:shd w:val="clear" w:color="auto" w:fill="auto"/>
            <w:noWrap/>
            <w:vAlign w:val="bottom"/>
            <w:hideMark/>
          </w:tcPr>
          <w:p w14:paraId="1DA6F224"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88" w:type="dxa"/>
            <w:tcBorders>
              <w:top w:val="nil"/>
              <w:left w:val="nil"/>
              <w:bottom w:val="single" w:sz="8" w:space="0" w:color="auto"/>
              <w:right w:val="nil"/>
            </w:tcBorders>
            <w:shd w:val="clear" w:color="auto" w:fill="auto"/>
            <w:noWrap/>
            <w:vAlign w:val="bottom"/>
            <w:hideMark/>
          </w:tcPr>
          <w:p w14:paraId="28A40FBE"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8,513</w:t>
            </w:r>
          </w:p>
        </w:tc>
        <w:tc>
          <w:tcPr>
            <w:tcW w:w="284" w:type="dxa"/>
            <w:tcBorders>
              <w:top w:val="nil"/>
              <w:left w:val="nil"/>
              <w:bottom w:val="single" w:sz="8" w:space="0" w:color="auto"/>
              <w:right w:val="nil"/>
            </w:tcBorders>
            <w:shd w:val="clear" w:color="auto" w:fill="auto"/>
            <w:noWrap/>
            <w:vAlign w:val="bottom"/>
            <w:hideMark/>
          </w:tcPr>
          <w:p w14:paraId="38FCBC7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52D8311F"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189,683</w:t>
            </w:r>
          </w:p>
        </w:tc>
        <w:tc>
          <w:tcPr>
            <w:tcW w:w="284" w:type="dxa"/>
            <w:tcBorders>
              <w:top w:val="nil"/>
              <w:left w:val="nil"/>
              <w:bottom w:val="single" w:sz="8" w:space="0" w:color="auto"/>
              <w:right w:val="nil"/>
            </w:tcBorders>
            <w:shd w:val="clear" w:color="auto" w:fill="auto"/>
            <w:noWrap/>
            <w:vAlign w:val="bottom"/>
            <w:hideMark/>
          </w:tcPr>
          <w:p w14:paraId="4AE15C0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42959792"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181,170</w:t>
            </w:r>
          </w:p>
        </w:tc>
        <w:tc>
          <w:tcPr>
            <w:tcW w:w="283" w:type="dxa"/>
            <w:tcBorders>
              <w:top w:val="nil"/>
              <w:left w:val="nil"/>
              <w:bottom w:val="single" w:sz="8" w:space="0" w:color="auto"/>
              <w:right w:val="nil"/>
            </w:tcBorders>
            <w:shd w:val="clear" w:color="auto" w:fill="auto"/>
            <w:noWrap/>
            <w:vAlign w:val="bottom"/>
            <w:hideMark/>
          </w:tcPr>
          <w:p w14:paraId="7FE499FF"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831" w:type="dxa"/>
            <w:tcBorders>
              <w:top w:val="nil"/>
              <w:left w:val="nil"/>
              <w:bottom w:val="single" w:sz="8" w:space="0" w:color="auto"/>
              <w:right w:val="nil"/>
            </w:tcBorders>
            <w:shd w:val="clear" w:color="auto" w:fill="auto"/>
            <w:noWrap/>
            <w:vAlign w:val="bottom"/>
            <w:hideMark/>
          </w:tcPr>
          <w:p w14:paraId="7FF4C34B" w14:textId="77777777" w:rsidR="002E2937" w:rsidRPr="002E2937" w:rsidRDefault="002E2937" w:rsidP="00076DDE">
            <w:pPr>
              <w:spacing w:after="0" w:line="480" w:lineRule="auto"/>
              <w:jc w:val="right"/>
              <w:rPr>
                <w:rFonts w:ascii="Calibri" w:eastAsia="Times New Roman" w:hAnsi="Calibri" w:cs="Times New Roman"/>
                <w:b/>
                <w:bCs/>
                <w:color w:val="000000"/>
                <w:lang w:eastAsia="en-GB"/>
              </w:rPr>
            </w:pPr>
            <w:r w:rsidRPr="002E2937">
              <w:rPr>
                <w:rFonts w:ascii="Calibri" w:eastAsia="Times New Roman" w:hAnsi="Calibri" w:cs="Times New Roman"/>
                <w:b/>
                <w:bCs/>
                <w:color w:val="000000"/>
                <w:lang w:eastAsia="en-GB"/>
              </w:rPr>
              <w:t>20,465</w:t>
            </w:r>
          </w:p>
        </w:tc>
        <w:tc>
          <w:tcPr>
            <w:tcW w:w="283" w:type="dxa"/>
            <w:tcBorders>
              <w:top w:val="nil"/>
              <w:left w:val="nil"/>
              <w:bottom w:val="single" w:sz="8" w:space="0" w:color="auto"/>
              <w:right w:val="nil"/>
            </w:tcBorders>
            <w:shd w:val="clear" w:color="auto" w:fill="auto"/>
            <w:noWrap/>
            <w:vAlign w:val="bottom"/>
            <w:hideMark/>
          </w:tcPr>
          <w:p w14:paraId="6BF51798"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34970C18"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405,553</w:t>
            </w:r>
          </w:p>
        </w:tc>
        <w:tc>
          <w:tcPr>
            <w:tcW w:w="284" w:type="dxa"/>
            <w:tcBorders>
              <w:top w:val="nil"/>
              <w:left w:val="nil"/>
              <w:bottom w:val="single" w:sz="8" w:space="0" w:color="auto"/>
              <w:right w:val="nil"/>
            </w:tcBorders>
            <w:shd w:val="clear" w:color="auto" w:fill="auto"/>
            <w:noWrap/>
            <w:vAlign w:val="bottom"/>
            <w:hideMark/>
          </w:tcPr>
          <w:p w14:paraId="21B7C186"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c>
          <w:tcPr>
            <w:tcW w:w="940" w:type="dxa"/>
            <w:tcBorders>
              <w:top w:val="nil"/>
              <w:left w:val="nil"/>
              <w:bottom w:val="single" w:sz="8" w:space="0" w:color="auto"/>
              <w:right w:val="nil"/>
            </w:tcBorders>
            <w:shd w:val="clear" w:color="auto" w:fill="auto"/>
            <w:noWrap/>
            <w:vAlign w:val="bottom"/>
            <w:hideMark/>
          </w:tcPr>
          <w:p w14:paraId="2187EC20" w14:textId="77777777" w:rsidR="002E2937" w:rsidRPr="002E2937" w:rsidRDefault="002E2937" w:rsidP="00076DDE">
            <w:pPr>
              <w:spacing w:after="0" w:line="480" w:lineRule="auto"/>
              <w:jc w:val="right"/>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385,088</w:t>
            </w:r>
          </w:p>
        </w:tc>
        <w:tc>
          <w:tcPr>
            <w:tcW w:w="283" w:type="dxa"/>
            <w:tcBorders>
              <w:top w:val="nil"/>
              <w:left w:val="nil"/>
              <w:bottom w:val="single" w:sz="8" w:space="0" w:color="auto"/>
              <w:right w:val="single" w:sz="8" w:space="0" w:color="auto"/>
            </w:tcBorders>
            <w:shd w:val="clear" w:color="auto" w:fill="auto"/>
            <w:noWrap/>
            <w:vAlign w:val="bottom"/>
            <w:hideMark/>
          </w:tcPr>
          <w:p w14:paraId="767A552C" w14:textId="77777777" w:rsidR="002E2937" w:rsidRPr="002E2937" w:rsidRDefault="002E2937" w:rsidP="00076DDE">
            <w:pPr>
              <w:spacing w:after="0" w:line="480" w:lineRule="auto"/>
              <w:rPr>
                <w:rFonts w:ascii="Calibri" w:eastAsia="Times New Roman" w:hAnsi="Calibri" w:cs="Times New Roman"/>
                <w:color w:val="000000"/>
                <w:lang w:eastAsia="en-GB"/>
              </w:rPr>
            </w:pPr>
            <w:r w:rsidRPr="002E2937">
              <w:rPr>
                <w:rFonts w:ascii="Calibri" w:eastAsia="Times New Roman" w:hAnsi="Calibri" w:cs="Times New Roman"/>
                <w:color w:val="000000"/>
                <w:lang w:eastAsia="en-GB"/>
              </w:rPr>
              <w:t>)</w:t>
            </w:r>
          </w:p>
        </w:tc>
      </w:tr>
    </w:tbl>
    <w:p w14:paraId="17B49180" w14:textId="21ED9B10" w:rsidR="00E323A4" w:rsidRDefault="00E323A4" w:rsidP="00076DDE">
      <w:pPr>
        <w:spacing w:line="480" w:lineRule="auto"/>
      </w:pPr>
    </w:p>
    <w:p w14:paraId="50852787" w14:textId="0A6C4A41" w:rsidR="00951C3C" w:rsidRDefault="00951C3C" w:rsidP="00076DDE">
      <w:pPr>
        <w:spacing w:line="480" w:lineRule="auto"/>
      </w:pPr>
      <w:r>
        <w:t xml:space="preserve">Table 1: </w:t>
      </w:r>
      <w:r w:rsidR="003779CB">
        <w:t xml:space="preserve">Modelled estimates of ‘excess deaths’ (observed and predicted deaths in brackets), by ages 50, 70 and 89 years for each year in the period 2010-2015, for males, females and combined. Additional deaths are indicated in bold. </w:t>
      </w:r>
    </w:p>
    <w:p w14:paraId="7FE602BC" w14:textId="77777777" w:rsidR="00951C3C" w:rsidRDefault="00951C3C" w:rsidP="00076DDE">
      <w:pPr>
        <w:spacing w:line="480" w:lineRule="auto"/>
      </w:pPr>
    </w:p>
    <w:p w14:paraId="4CC5E43B" w14:textId="77777777" w:rsidR="00951C3C" w:rsidRDefault="00951C3C" w:rsidP="00076DDE">
      <w:pPr>
        <w:spacing w:line="480" w:lineRule="auto"/>
        <w:sectPr w:rsidR="00951C3C" w:rsidSect="002E2937">
          <w:pgSz w:w="16838" w:h="11906" w:orient="landscape"/>
          <w:pgMar w:top="1440" w:right="1440" w:bottom="1440" w:left="1440" w:header="708" w:footer="708" w:gutter="0"/>
          <w:cols w:space="708"/>
          <w:docGrid w:linePitch="360"/>
        </w:sectPr>
      </w:pPr>
    </w:p>
    <w:tbl>
      <w:tblPr>
        <w:tblW w:w="3960" w:type="dxa"/>
        <w:tblInd w:w="118" w:type="dxa"/>
        <w:tblLook w:val="04A0" w:firstRow="1" w:lastRow="0" w:firstColumn="1" w:lastColumn="0" w:noHBand="0" w:noVBand="1"/>
      </w:tblPr>
      <w:tblGrid>
        <w:gridCol w:w="1200"/>
        <w:gridCol w:w="840"/>
        <w:gridCol w:w="968"/>
        <w:gridCol w:w="1149"/>
      </w:tblGrid>
      <w:tr w:rsidR="007405AE" w:rsidRPr="00951C3C" w14:paraId="3DAD26BF" w14:textId="77777777" w:rsidTr="00951C3C">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3B0E9A1B"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lastRenderedPageBreak/>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3A3ACD9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7CEE9E4E"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693BFEDC" w14:textId="77777777" w:rsidR="00951C3C" w:rsidRPr="00951C3C" w:rsidRDefault="00951C3C" w:rsidP="00076DDE">
            <w:pPr>
              <w:spacing w:after="0" w:line="480" w:lineRule="auto"/>
              <w:rPr>
                <w:rFonts w:ascii="Calibri" w:eastAsia="Times New Roman" w:hAnsi="Calibri" w:cs="Times New Roman"/>
                <w:b/>
                <w:bCs/>
                <w:color w:val="000000"/>
                <w:lang w:eastAsia="en-GB"/>
              </w:rPr>
            </w:pPr>
            <w:r w:rsidRPr="00951C3C">
              <w:rPr>
                <w:rFonts w:ascii="Calibri" w:eastAsia="Times New Roman" w:hAnsi="Calibri" w:cs="Times New Roman"/>
                <w:b/>
                <w:bCs/>
                <w:color w:val="000000"/>
                <w:lang w:eastAsia="en-GB"/>
              </w:rPr>
              <w:t>Combined</w:t>
            </w:r>
          </w:p>
        </w:tc>
      </w:tr>
      <w:tr w:rsidR="007405AE" w:rsidRPr="00951C3C" w14:paraId="4D7C6DD2" w14:textId="77777777" w:rsidTr="00951C3C">
        <w:trPr>
          <w:trHeight w:val="288"/>
        </w:trPr>
        <w:tc>
          <w:tcPr>
            <w:tcW w:w="1200" w:type="dxa"/>
            <w:tcBorders>
              <w:top w:val="nil"/>
              <w:left w:val="single" w:sz="8" w:space="0" w:color="auto"/>
              <w:bottom w:val="nil"/>
              <w:right w:val="nil"/>
            </w:tcBorders>
            <w:shd w:val="clear" w:color="auto" w:fill="auto"/>
            <w:noWrap/>
            <w:vAlign w:val="bottom"/>
            <w:hideMark/>
          </w:tcPr>
          <w:p w14:paraId="36B44BA6"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3DC6E61D"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22,852</w:t>
            </w:r>
          </w:p>
        </w:tc>
        <w:tc>
          <w:tcPr>
            <w:tcW w:w="840" w:type="dxa"/>
            <w:tcBorders>
              <w:top w:val="nil"/>
              <w:left w:val="nil"/>
              <w:bottom w:val="nil"/>
              <w:right w:val="nil"/>
            </w:tcBorders>
            <w:shd w:val="clear" w:color="auto" w:fill="auto"/>
            <w:noWrap/>
            <w:vAlign w:val="bottom"/>
            <w:hideMark/>
          </w:tcPr>
          <w:p w14:paraId="1276B2F7"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9,121</w:t>
            </w:r>
          </w:p>
        </w:tc>
        <w:tc>
          <w:tcPr>
            <w:tcW w:w="1080" w:type="dxa"/>
            <w:tcBorders>
              <w:top w:val="nil"/>
              <w:left w:val="nil"/>
              <w:bottom w:val="nil"/>
              <w:right w:val="single" w:sz="8" w:space="0" w:color="auto"/>
            </w:tcBorders>
            <w:shd w:val="clear" w:color="auto" w:fill="auto"/>
            <w:noWrap/>
            <w:vAlign w:val="bottom"/>
            <w:hideMark/>
          </w:tcPr>
          <w:p w14:paraId="6EBC6BB2"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31,973</w:t>
            </w:r>
          </w:p>
        </w:tc>
      </w:tr>
      <w:tr w:rsidR="007405AE" w:rsidRPr="00951C3C" w14:paraId="24575AC9" w14:textId="77777777" w:rsidTr="00951C3C">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398DE955" w14:textId="77777777" w:rsidR="00951C3C" w:rsidRPr="00951C3C" w:rsidRDefault="00951C3C" w:rsidP="00076DDE">
            <w:pPr>
              <w:spacing w:after="0" w:line="480" w:lineRule="auto"/>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143D25C4"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26,200</w:t>
            </w:r>
          </w:p>
        </w:tc>
        <w:tc>
          <w:tcPr>
            <w:tcW w:w="840" w:type="dxa"/>
            <w:tcBorders>
              <w:top w:val="nil"/>
              <w:left w:val="nil"/>
              <w:bottom w:val="single" w:sz="8" w:space="0" w:color="auto"/>
              <w:right w:val="nil"/>
            </w:tcBorders>
            <w:shd w:val="clear" w:color="auto" w:fill="auto"/>
            <w:noWrap/>
            <w:vAlign w:val="bottom"/>
            <w:hideMark/>
          </w:tcPr>
          <w:p w14:paraId="08DE9969"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15,818</w:t>
            </w:r>
          </w:p>
        </w:tc>
        <w:tc>
          <w:tcPr>
            <w:tcW w:w="1080" w:type="dxa"/>
            <w:tcBorders>
              <w:top w:val="nil"/>
              <w:left w:val="nil"/>
              <w:bottom w:val="single" w:sz="8" w:space="0" w:color="auto"/>
              <w:right w:val="single" w:sz="8" w:space="0" w:color="auto"/>
            </w:tcBorders>
            <w:shd w:val="clear" w:color="auto" w:fill="auto"/>
            <w:noWrap/>
            <w:vAlign w:val="bottom"/>
            <w:hideMark/>
          </w:tcPr>
          <w:p w14:paraId="5EB01660" w14:textId="77777777" w:rsidR="00951C3C" w:rsidRPr="00951C3C" w:rsidRDefault="00951C3C" w:rsidP="00076DDE">
            <w:pPr>
              <w:spacing w:after="0" w:line="480" w:lineRule="auto"/>
              <w:jc w:val="right"/>
              <w:rPr>
                <w:rFonts w:ascii="Calibri" w:eastAsia="Times New Roman" w:hAnsi="Calibri" w:cs="Times New Roman"/>
                <w:color w:val="000000"/>
                <w:lang w:eastAsia="en-GB"/>
              </w:rPr>
            </w:pPr>
            <w:r w:rsidRPr="00951C3C">
              <w:rPr>
                <w:rFonts w:ascii="Calibri" w:eastAsia="Times New Roman" w:hAnsi="Calibri" w:cs="Times New Roman"/>
                <w:color w:val="000000"/>
                <w:lang w:eastAsia="en-GB"/>
              </w:rPr>
              <w:t>42,018</w:t>
            </w:r>
          </w:p>
        </w:tc>
      </w:tr>
    </w:tbl>
    <w:p w14:paraId="464298CD" w14:textId="77777777" w:rsidR="00951C3C" w:rsidRDefault="00951C3C" w:rsidP="00076DDE">
      <w:pPr>
        <w:spacing w:line="480" w:lineRule="auto"/>
      </w:pPr>
    </w:p>
    <w:p w14:paraId="509A4C61" w14:textId="0B05D123" w:rsidR="004A2A80" w:rsidRDefault="00951C3C" w:rsidP="00076DDE">
      <w:pPr>
        <w:spacing w:line="480" w:lineRule="auto"/>
      </w:pPr>
      <w:commentRangeStart w:id="48"/>
      <w:r>
        <w:t xml:space="preserve">Table </w:t>
      </w:r>
      <w:commentRangeEnd w:id="48"/>
      <w:r w:rsidR="00DD52D5">
        <w:rPr>
          <w:rStyle w:val="CommentReference"/>
        </w:rPr>
        <w:commentReference w:id="48"/>
      </w:r>
      <w:r>
        <w:t>2: Total ‘Excess’ deaths by age 89 years over the period 2010-2015 and 2012-2015</w:t>
      </w:r>
    </w:p>
    <w:p w14:paraId="6CCB2A5D" w14:textId="77777777" w:rsidR="004A2A80" w:rsidRDefault="004A2A80" w:rsidP="00076DDE">
      <w:pPr>
        <w:spacing w:line="480" w:lineRule="auto"/>
      </w:pPr>
    </w:p>
    <w:p w14:paraId="1A9BCF7C" w14:textId="77777777" w:rsidR="00951C3C" w:rsidRDefault="00455A1A" w:rsidP="00076DDE">
      <w:pPr>
        <w:spacing w:line="480" w:lineRule="auto"/>
      </w:pPr>
      <w:r>
        <w:rPr>
          <w:noProof/>
          <w:lang w:eastAsia="en-GB"/>
        </w:rPr>
        <w:lastRenderedPageBreak/>
        <w:drawing>
          <wp:inline distT="0" distB="0" distL="0" distR="0" wp14:anchorId="7C244AC2" wp14:editId="04F8F78A">
            <wp:extent cx="6764307" cy="5074920"/>
            <wp:effectExtent l="0" t="0" r="0" b="0"/>
            <wp:docPr id="7" name="Picture 7" descr="E:\repos\danny_elderly_mort\figures\excess_deaths_2010_2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epos\danny_elderly_mort\figures\excess_deaths_2010_20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4786" cy="5075279"/>
                    </a:xfrm>
                    <a:prstGeom prst="rect">
                      <a:avLst/>
                    </a:prstGeom>
                    <a:noFill/>
                    <a:ln>
                      <a:noFill/>
                    </a:ln>
                  </pic:spPr>
                </pic:pic>
              </a:graphicData>
            </a:graphic>
          </wp:inline>
        </w:drawing>
      </w:r>
    </w:p>
    <w:p w14:paraId="775C5517" w14:textId="77777777" w:rsidR="00951C3C" w:rsidRDefault="00951C3C" w:rsidP="00076DDE">
      <w:pPr>
        <w:pStyle w:val="Caption"/>
        <w:keepNext/>
        <w:spacing w:line="480" w:lineRule="auto"/>
      </w:pPr>
      <w:r>
        <w:t xml:space="preserve">Figure </w:t>
      </w:r>
      <w:fldSimple w:instr=" SEQ Figure \* ARABIC ">
        <w:r w:rsidR="00466E1B">
          <w:rPr>
            <w:noProof/>
          </w:rPr>
          <w:t>2</w:t>
        </w:r>
      </w:fldSimple>
      <w:r>
        <w:t xml:space="preserve"> Total 'excess deaths' (actual - projected) in England &amp; Wales, for each year from 2010 to 2015.</w:t>
      </w:r>
    </w:p>
    <w:p w14:paraId="4B7BA471" w14:textId="6A0558BF" w:rsidR="00E323A4" w:rsidRDefault="00E323A4" w:rsidP="00076DDE">
      <w:pPr>
        <w:spacing w:line="480" w:lineRule="auto"/>
        <w:sectPr w:rsidR="00E323A4" w:rsidSect="000B27ED">
          <w:pgSz w:w="16838" w:h="11906" w:orient="landscape"/>
          <w:pgMar w:top="1440" w:right="1440" w:bottom="1440" w:left="1440" w:header="708" w:footer="708" w:gutter="0"/>
          <w:cols w:space="708"/>
          <w:docGrid w:linePitch="360"/>
        </w:sectPr>
      </w:pPr>
    </w:p>
    <w:p w14:paraId="61605A31" w14:textId="77777777" w:rsidR="00E323A4" w:rsidRDefault="00E323A4" w:rsidP="00076DDE">
      <w:pPr>
        <w:pStyle w:val="Heading1"/>
        <w:spacing w:line="480" w:lineRule="auto"/>
      </w:pPr>
      <w:r>
        <w:lastRenderedPageBreak/>
        <w:t>Discussion</w:t>
      </w:r>
    </w:p>
    <w:p w14:paraId="3BDA1E39" w14:textId="149D6BC1" w:rsidR="00075CB9" w:rsidRDefault="006E0B54" w:rsidP="00076DDE">
      <w:pPr>
        <w:spacing w:line="480" w:lineRule="auto"/>
      </w:pPr>
      <w:r>
        <w:t xml:space="preserve">Our results </w:t>
      </w:r>
      <w:r w:rsidR="00AF3184">
        <w:t>demonstrate that</w:t>
      </w:r>
      <w:ins w:id="49" w:author="Kate" w:date="2016-10-07T14:39:00Z">
        <w:r w:rsidR="00747C48">
          <w:t>,</w:t>
        </w:r>
      </w:ins>
      <w:r w:rsidR="00AF3184">
        <w:t xml:space="preserve"> </w:t>
      </w:r>
      <w:r w:rsidR="00735CC9">
        <w:t>after</w:t>
      </w:r>
      <w:r w:rsidR="00AF3184">
        <w:t xml:space="preserve"> 2010, mortality rates </w:t>
      </w:r>
      <w:r w:rsidR="00735CC9">
        <w:t xml:space="preserve">at many older ages fell more slowly in England &amp; Wales than they had </w:t>
      </w:r>
      <w:r w:rsidR="003779CB">
        <w:t>previously</w:t>
      </w:r>
      <w:r w:rsidR="00735CC9">
        <w:t>.</w:t>
      </w:r>
      <w:r>
        <w:t xml:space="preserve"> We estimate </w:t>
      </w:r>
      <w:del w:id="50" w:author="Green, Mark" w:date="2016-10-07T16:57:00Z">
        <w:r w:rsidR="00075CB9">
          <w:delText>around 32,000</w:delText>
        </w:r>
      </w:del>
      <w:ins w:id="51" w:author="Green, Mark" w:date="2016-10-07T16:57:00Z">
        <w:r w:rsidR="006F3E68">
          <w:t>31,973</w:t>
        </w:r>
      </w:ins>
      <w:ins w:id="52" w:author="Green, Mark" w:date="2016-10-09T15:18:00Z">
        <w:r w:rsidR="00075CB9">
          <w:t xml:space="preserve"> </w:t>
        </w:r>
      </w:ins>
      <w:ins w:id="53" w:author="Green, Mark" w:date="2016-10-07T16:57:00Z">
        <w:r w:rsidR="006F3E68">
          <w:t>additional</w:t>
        </w:r>
      </w:ins>
      <w:del w:id="54" w:author="Green, Mark" w:date="2016-10-09T15:18:00Z">
        <w:r w:rsidR="00075CB9">
          <w:delText xml:space="preserve"> </w:delText>
        </w:r>
      </w:del>
      <w:del w:id="55" w:author="Green, Mark" w:date="2016-10-07T16:57:00Z">
        <w:r w:rsidR="00075CB9">
          <w:delText>more</w:delText>
        </w:r>
      </w:del>
      <w:r w:rsidR="00075CB9">
        <w:t xml:space="preserve"> deaths than projected since 2010, and </w:t>
      </w:r>
      <w:del w:id="56" w:author="Green, Mark" w:date="2016-10-07T16:57:00Z">
        <w:r w:rsidR="00075CB9">
          <w:delText xml:space="preserve">over </w:delText>
        </w:r>
      </w:del>
      <w:r w:rsidR="00075CB9">
        <w:t>42,</w:t>
      </w:r>
      <w:ins w:id="57" w:author="Green, Mark" w:date="2016-10-09T15:18:00Z">
        <w:r w:rsidR="00075CB9">
          <w:t>0</w:t>
        </w:r>
      </w:ins>
      <w:ins w:id="58" w:author="Green, Mark" w:date="2016-10-07T16:57:00Z">
        <w:r w:rsidR="006F3E68">
          <w:t>18</w:t>
        </w:r>
      </w:ins>
      <w:del w:id="59" w:author="Green, Mark" w:date="2016-10-07T16:57:00Z">
        <w:r w:rsidR="00075CB9" w:rsidDel="006F3E68">
          <w:delText>00</w:delText>
        </w:r>
      </w:del>
      <w:del w:id="60" w:author="Green, Mark" w:date="2016-10-09T15:18:00Z">
        <w:r w:rsidR="00075CB9">
          <w:delText>000</w:delText>
        </w:r>
      </w:del>
      <w:r w:rsidR="00075CB9">
        <w:t xml:space="preserve"> more deaths than projected since 2012</w:t>
      </w:r>
      <w:del w:id="61" w:author="Green, Mark" w:date="2016-10-07T17:01:00Z">
        <w:r w:rsidR="00735CC9">
          <w:delText>, and that these</w:delText>
        </w:r>
      </w:del>
      <w:ins w:id="62" w:author="Green, Mark" w:date="2016-10-07T17:01:00Z">
        <w:r w:rsidR="006F3E68">
          <w:t>.</w:t>
        </w:r>
      </w:ins>
      <w:ins w:id="63" w:author="Green, Mark" w:date="2016-10-09T15:18:00Z">
        <w:r w:rsidR="00735CC9">
          <w:t xml:space="preserve"> </w:t>
        </w:r>
      </w:ins>
      <w:del w:id="64" w:author="Green, Mark" w:date="2016-10-07T17:01:00Z">
        <w:r w:rsidR="00735CC9" w:rsidDel="006F3E68">
          <w:delText>e</w:delText>
        </w:r>
      </w:del>
      <w:ins w:id="65" w:author="Green, Mark" w:date="2016-10-07T17:01:00Z">
        <w:r w:rsidR="006F3E68">
          <w:t>E</w:t>
        </w:r>
      </w:ins>
      <w:ins w:id="66" w:author="Green, Mark" w:date="2016-10-09T15:18:00Z">
        <w:r w:rsidR="00735CC9">
          <w:t>xcess</w:t>
        </w:r>
      </w:ins>
      <w:del w:id="67" w:author="Green, Mark" w:date="2016-10-09T15:18:00Z">
        <w:r w:rsidR="00735CC9">
          <w:delText xml:space="preserve"> excess</w:delText>
        </w:r>
      </w:del>
      <w:r w:rsidR="00735CC9">
        <w:t xml:space="preserve"> deaths were concentrated amongst the elderly</w:t>
      </w:r>
      <w:r>
        <w:t>.</w:t>
      </w:r>
      <w:r w:rsidR="00075CB9">
        <w:t xml:space="preserve"> </w:t>
      </w:r>
    </w:p>
    <w:p w14:paraId="7D1091F4" w14:textId="29706159" w:rsidR="00075CB9" w:rsidRDefault="00075CB9" w:rsidP="00076DDE">
      <w:pPr>
        <w:spacing w:line="480" w:lineRule="auto"/>
      </w:pPr>
      <w:r>
        <w:t xml:space="preserve">These estimates should be considered conservative for two reasons. Firstly, these only cover deaths up to the age of 89 years. Estimates of death and population counts above the age of 89 years are available for 2010 to 2014, but not in the 2015 release. </w:t>
      </w:r>
      <w:ins w:id="68" w:author="Green, Mark" w:date="2016-10-07T17:02:00Z">
        <w:r w:rsidR="006F3E68">
          <w:t xml:space="preserve">We expect that </w:t>
        </w:r>
      </w:ins>
      <w:del w:id="69" w:author="Green, Mark" w:date="2016-10-07T17:02:00Z">
        <w:r w:rsidR="00E13702" w:rsidDel="006F3E68">
          <w:delText>Accumulated</w:delText>
        </w:r>
      </w:del>
      <w:ins w:id="70" w:author="Green, Mark" w:date="2016-10-07T17:02:00Z">
        <w:r w:rsidR="006F3E68">
          <w:t>the number of</w:t>
        </w:r>
      </w:ins>
      <w:del w:id="71" w:author="Green, Mark" w:date="2016-10-09T15:18:00Z">
        <w:r w:rsidR="00E13702">
          <w:delText>Accumulated</w:delText>
        </w:r>
      </w:del>
      <w:r w:rsidR="00E13702">
        <w:t xml:space="preserve"> excess deaths above the age of 89 </w:t>
      </w:r>
      <w:del w:id="72" w:author="Green, Mark" w:date="2016-10-07T17:03:00Z">
        <w:r w:rsidR="00E13702">
          <w:delText>are even higher</w:delText>
        </w:r>
      </w:del>
      <w:ins w:id="73" w:author="Green, Mark" w:date="2016-10-07T17:03:00Z">
        <w:r w:rsidR="006F3E68">
          <w:t>would add to our estimates</w:t>
        </w:r>
      </w:ins>
      <w:ins w:id="74" w:author="Green, Mark" w:date="2016-10-09T15:18:00Z">
        <w:r w:rsidR="00E13702">
          <w:t>.</w:t>
        </w:r>
      </w:ins>
      <w:del w:id="75" w:author="Green, Mark" w:date="2016-10-09T15:18:00Z">
        <w:r w:rsidR="00E13702">
          <w:delText>.</w:delText>
        </w:r>
      </w:del>
      <w:r w:rsidR="00E13702">
        <w:t xml:space="preserve"> </w:t>
      </w:r>
      <w:r>
        <w:t xml:space="preserve">Secondly, </w:t>
      </w:r>
      <w:r w:rsidR="00E13702">
        <w:t>our model specification produced relatively conservative estimates of total additional deaths. A</w:t>
      </w:r>
      <w:r>
        <w:t xml:space="preserve"> slightly more complex model specification</w:t>
      </w:r>
      <w:r w:rsidR="003779CB">
        <w:t xml:space="preserve"> (Appendix B)</w:t>
      </w:r>
      <w:r>
        <w:t xml:space="preserve">, which allowed for nonlinear trends in rates of mortality risk improvement at various ages, produced even higher estimates of total ‘excess’ mortality, with </w:t>
      </w:r>
      <w:del w:id="76" w:author="Green, Mark" w:date="2016-10-07T17:03:00Z">
        <w:r>
          <w:delText xml:space="preserve">around </w:delText>
        </w:r>
      </w:del>
      <w:r>
        <w:t>60,</w:t>
      </w:r>
      <w:ins w:id="77" w:author="Green, Mark" w:date="2016-10-09T15:18:00Z">
        <w:r>
          <w:t>0</w:t>
        </w:r>
      </w:ins>
      <w:ins w:id="78" w:author="Green, Mark" w:date="2016-10-07T17:03:00Z">
        <w:r w:rsidR="006F3E68">
          <w:t>73</w:t>
        </w:r>
      </w:ins>
      <w:del w:id="79" w:author="Green, Mark" w:date="2016-10-07T17:03:00Z">
        <w:r w:rsidDel="006F3E68">
          <w:delText>00</w:delText>
        </w:r>
      </w:del>
      <w:del w:id="80" w:author="Green, Mark" w:date="2016-10-09T15:18:00Z">
        <w:r>
          <w:delText>000</w:delText>
        </w:r>
      </w:del>
      <w:r>
        <w:t xml:space="preserve"> additional deaths estimated between 2010 and 2015, and around 65,</w:t>
      </w:r>
      <w:ins w:id="81" w:author="Green, Mark" w:date="2016-10-09T15:18:00Z">
        <w:r>
          <w:t>0</w:t>
        </w:r>
      </w:ins>
      <w:ins w:id="82" w:author="Green, Mark" w:date="2016-10-07T17:03:00Z">
        <w:r w:rsidR="00DD52D5">
          <w:t>45</w:t>
        </w:r>
      </w:ins>
      <w:del w:id="83" w:author="Green, Mark" w:date="2016-10-07T17:03:00Z">
        <w:r w:rsidDel="00DD52D5">
          <w:delText>00</w:delText>
        </w:r>
      </w:del>
      <w:del w:id="84" w:author="Green, Mark" w:date="2016-10-09T15:18:00Z">
        <w:r>
          <w:delText>000</w:delText>
        </w:r>
      </w:del>
      <w:r>
        <w:t xml:space="preserve"> additional deaths between 2012 and 2015</w:t>
      </w:r>
      <w:r w:rsidR="00735CC9">
        <w:t>, for all ages up to and including 89 years</w:t>
      </w:r>
      <w:r>
        <w:t xml:space="preserve">. </w:t>
      </w:r>
      <w:del w:id="85" w:author="Green, Mark" w:date="2016-10-07T17:15:00Z">
        <w:r>
          <w:delText xml:space="preserve">Although </w:delText>
        </w:r>
      </w:del>
      <w:ins w:id="86" w:author="Green, Mark" w:date="2016-10-07T17:15:00Z">
        <w:r w:rsidR="007A2D73">
          <w:t xml:space="preserve">While </w:t>
        </w:r>
      </w:ins>
      <w:ins w:id="87" w:author="Green, Mark" w:date="2016-10-09T15:18:00Z">
        <w:r>
          <w:t>th</w:t>
        </w:r>
      </w:ins>
      <w:ins w:id="88" w:author="Green, Mark" w:date="2016-10-07T17:15:00Z">
        <w:r w:rsidR="007A2D73">
          <w:t>e</w:t>
        </w:r>
      </w:ins>
      <w:del w:id="89" w:author="Green, Mark" w:date="2016-10-07T17:15:00Z">
        <w:r w:rsidDel="007A2D73">
          <w:delText>is</w:delText>
        </w:r>
      </w:del>
      <w:del w:id="90" w:author="Green, Mark" w:date="2016-10-09T15:18:00Z">
        <w:r>
          <w:delText>this</w:delText>
        </w:r>
      </w:del>
      <w:r>
        <w:t xml:space="preserve"> alternative model specification had slightly better </w:t>
      </w:r>
      <w:del w:id="91" w:author="Kate" w:date="2016-10-07T14:40:00Z">
        <w:r w:rsidDel="00747C48">
          <w:delText xml:space="preserve">penalised model </w:delText>
        </w:r>
      </w:del>
      <w:r>
        <w:t>fit</w:t>
      </w:r>
      <w:ins w:id="92" w:author="Green, Mark" w:date="2016-10-07T17:15:00Z">
        <w:r w:rsidR="007A2D73">
          <w:t xml:space="preserve">, </w:t>
        </w:r>
      </w:ins>
      <w:del w:id="93" w:author="Green, Mark" w:date="2016-10-07T17:15:00Z">
        <w:r>
          <w:delText xml:space="preserve"> at many ages than our standard model specification</w:delText>
        </w:r>
        <w:r w:rsidR="00E13702">
          <w:delText xml:space="preserve">, there were few substantive differences, with </w:delText>
        </w:r>
      </w:del>
      <w:r w:rsidR="00E13702">
        <w:t xml:space="preserve">both </w:t>
      </w:r>
      <w:del w:id="94" w:author="Kate" w:date="2016-10-07T14:40:00Z">
        <w:r w:rsidR="00E13702" w:rsidDel="00747C48">
          <w:delText xml:space="preserve">specifications </w:delText>
        </w:r>
      </w:del>
      <w:ins w:id="95" w:author="Green, Mark" w:date="2016-10-09T15:18:00Z">
        <w:r w:rsidR="00E13702">
          <w:t>indicat</w:t>
        </w:r>
      </w:ins>
      <w:ins w:id="96" w:author="Green, Mark" w:date="2016-10-07T17:15:00Z">
        <w:r w:rsidR="007A2D73">
          <w:t>ed</w:t>
        </w:r>
      </w:ins>
      <w:del w:id="97" w:author="Green, Mark" w:date="2016-10-07T17:15:00Z">
        <w:r w:rsidR="00E13702" w:rsidDel="007A2D73">
          <w:delText>ing</w:delText>
        </w:r>
      </w:del>
      <w:del w:id="98" w:author="Green, Mark" w:date="2016-10-09T15:18:00Z">
        <w:r w:rsidR="00E13702">
          <w:delText>indicating</w:delText>
        </w:r>
      </w:del>
      <w:r w:rsidR="00E13702">
        <w:t xml:space="preserve"> 2012 as a turning point in mortality trends. </w:t>
      </w:r>
    </w:p>
    <w:p w14:paraId="787E75F4" w14:textId="36706414" w:rsidR="00AF3184" w:rsidRDefault="00AF3184" w:rsidP="00076DDE">
      <w:pPr>
        <w:spacing w:line="480" w:lineRule="auto"/>
      </w:pPr>
      <w:r>
        <w:t>Our findings appear</w:t>
      </w:r>
      <w:r w:rsidRPr="00AF3184">
        <w:t xml:space="preserve"> consistent with what might be expected from a period that has seen the longest decline in</w:t>
      </w:r>
      <w:r>
        <w:t xml:space="preserve"> long-term economic growth rate</w:t>
      </w:r>
      <w:r w:rsidRPr="00AF3184">
        <w:t>, and longest period of lack of investment in healthcare and associated social care services since World War 2</w:t>
      </w:r>
      <w:r>
        <w:t xml:space="preserve"> </w:t>
      </w:r>
      <w:r w:rsidRPr="003779CB">
        <w:rPr>
          <w:highlight w:val="yellow"/>
        </w:rPr>
        <w:t>[refs].</w:t>
      </w:r>
      <w:r w:rsidRPr="00AF3184">
        <w:t xml:space="preserve"> This is both in terms of much increased and increasing levels of excess deaths amongst the elderly, but paradoxically also with somewhat reduced </w:t>
      </w:r>
      <w:del w:id="99" w:author="Kate" w:date="2016-10-07T14:41:00Z">
        <w:r w:rsidRPr="00AF3184" w:rsidDel="00747C48">
          <w:delText xml:space="preserve">levels of </w:delText>
        </w:r>
      </w:del>
      <w:r w:rsidRPr="00AF3184">
        <w:t xml:space="preserve">deaths within working ages, </w:t>
      </w:r>
      <w:del w:id="100" w:author="Kate" w:date="2016-10-07T14:41:00Z">
        <w:r w:rsidRPr="00AF3184" w:rsidDel="00747C48">
          <w:delText xml:space="preserve">in </w:delText>
        </w:r>
      </w:del>
      <w:del w:id="101" w:author="Kate" w:date="2016-10-09T15:18:00Z">
        <w:r w:rsidRPr="00AF3184">
          <w:delText>particular</w:delText>
        </w:r>
      </w:del>
      <w:ins w:id="102" w:author="Kate" w:date="2016-10-09T15:18:00Z">
        <w:r w:rsidRPr="00AF3184">
          <w:t>particular</w:t>
        </w:r>
      </w:ins>
      <w:ins w:id="103" w:author="Kate" w:date="2016-10-07T14:41:00Z">
        <w:r w:rsidR="00747C48">
          <w:t>ly</w:t>
        </w:r>
      </w:ins>
      <w:r w:rsidRPr="00AF3184">
        <w:t xml:space="preserve"> for </w:t>
      </w:r>
      <w:r>
        <w:t>males (detailed in the appendix</w:t>
      </w:r>
      <w:r w:rsidRPr="00AF3184">
        <w:t xml:space="preserve">). It is known that mortality rates tend to fall for people of working age during recessions, in part because </w:t>
      </w:r>
      <w:r>
        <w:t xml:space="preserve">the </w:t>
      </w:r>
      <w:r w:rsidR="00803A7F">
        <w:t xml:space="preserve">costs of risky behaviours rise </w:t>
      </w:r>
      <w:r w:rsidR="00803A7F">
        <w:fldChar w:fldCharType="begin" w:fldLock="1"/>
      </w:r>
      <w:r w:rsidR="00803A7F">
        <w:instrText>ADDIN CSL_CITATION { "citationItems" : [ { "id" : "ITEM-1", "itemData" : { "DOI" : "10.1016/S0140-6736(15)00195-6", "ISSN" : "01406736", "PMID" : "26382241", "abstract" : "BACKGROUND: In the Global Burden of Disease Study 2013 (GBD 2013), knowledge about health and its determinants has been integrated into a comparable framework to inform health policy. Outputs of this analysis are relevant to current policy questions in England and elsewhere, particularly on health inequalities. We use GBD 2013 data on mortality and causes of death, and disease and injury incidence and prevalence to analyse the burden of disease and injury in England as a whole, in English regions, and within each English region by deprivation quintile. We also assess disease and injury burden in England attributable to potentially preventable risk factors. England and the English regions are compared with the remaining constituent countries of the UK and with comparable countries in the European Union (EU) and beyond. METHODS: We extracted data from the GBD 2013 to compare mortality, causes of death, years of life lost (YLLs), years lived with a disability (YLDs), and disability-adjusted life-years (DALYs) in England, the UK, and 18 other countries (the first 15 EU members [apart from the UK] and Australia, Canada, Norway, and the USA [EU15+]). We extended elements of the analysis to English regions, and subregional areas defined by deprivation quintile (deprivation areas). We used data split by the nine English regions (corresponding to the European boundaries of the Nomenclature for Territorial Statistics level 1 [NUTS 1] regions), and by quintile groups within each English region according to deprivation, thereby making 45 regional deprivation areas. Deprivation quintiles were defined by area of residence ranked at national level by Index of Multiple Deprivation score, 2010. Burden due to various risk factors is described for England using new GBD methodology to estimate independent and overlapping attributable risk for five tiers of behavioural, metabolic, and environmental risk factors. We present results for 306 causes and 2337 sequelae, and 79 risks or risk clusters. FINDINGS: Between 1990 and 2013, life expectancy from birth in England increased by 5\u00b74 years (95% uncertainty interval 5\u00b70-5\u00b78) from 75\u00b79 years (75\u00b79-76\u00b70) to 81\u00b73 years (80\u00b79-81\u00b77); gains were greater for men than for women. Rates of age-standardised YLLs reduced by 41\u00b71% (38\u00b73-43\u00b76), whereas DALYs were reduced by 23\u00b78% (20\u00b79-27\u00b71), and YLDs by 1\u00b74% (0\u00b71-2\u00b78). For these measures, England ranked better than the UK and the EU15+ means. Between 1990 and 2013, the range in life expecta\u2026", "author" : [ { "dropping-particle" : "", "family" : "Newton", "given" : "John N", "non-dropping-particle" : "", "parse-names" : false, "suffix" : "" }, { "dropping-particle" : "", "family" : "Briggs", "given" : "Adam D M", "non-dropping-particle" : "", "parse-names" : false, "suffix" : "" }, { "dropping-particle" : "", "family" : "Murray", "given" : "Christopher J L", "non-dropping-particle" : "", "parse-names" : false, "suffix" : "" }, { "dropping-particle" : "", "family" : "Dicker", "given" : "Daniel", "non-dropping-particle" : "", "parse-names" : false, "suffix" : "" }, { "dropping-particle" : "", "family" : "Foreman", "given" : "Kyle J", "non-dropping-particle" : "", "parse-names" : false, "suffix" : "" }, { "dropping-particle" : "", "family" : "Wang", "given" : "Haidong", "non-dropping-particle" : "", "parse-names" : false, "suffix" : "" }, { "dropping-particle" : "", "family" : "Naghavi", "given" : "Mohsen", "non-dropping-particle" : "", "parse-names" : false, "suffix" : "" }, { "dropping-particle" : "", "family" : "Forouzanfar", "given" : "Mohammad H", "non-dropping-particle" : "", "parse-names" : false, "suffix" : "" }, { "dropping-particle" : "", "family" : "Ohno", "given" : "Summer Lockett", "non-dropping-particle" : "", "parse-names" : false, "suffix" : "" }, { "dropping-particle" : "", "family" : "Barber", "given" : "Ryan M", "non-dropping-particle" : "", "parse-names" : false, "suffix" : "" }, { "dropping-particle" : "", "family" : "Vos", "given" : "Theo", "non-dropping-particle" : "", "parse-names" : false, "suffix" : "" }, { "dropping-particle" : "", "family" : "Stanaway", "given" : "Jeffrey D", "non-dropping-particle" : "", "parse-names" : false, "suffix" : "" }, { "dropping-particle" : "", "family" : "Schmidt", "given" : "J\u00fcrgen C", "non-dropping-particle" : "", "parse-names" : false, "suffix" : "" }, { "dropping-particle" : "", "family" : "Hughes", "given" : "Andrew J", "non-dropping-particle" : "", "parse-names" : false, "suffix" : "" }, { "dropping-particle" : "", "family" : "Fay", "given" : "Derek F J", "non-dropping-particle" : "", "parse-names" : false, "suffix" : "" }, { "dropping-particle" : "", "family" : "Ecob", "given" : "Russell", "non-dropping-particle" : "", "parse-names" : false, "suffix" : "" }, { "dropping-particle" : "", "family" : "Gresser", "given" : "Charis", "non-dropping-particle" : "", "parse-names" : false, "suffix" : "" }, { "dropping-particle" : "", "family" : "McKee", "given" : "Martin", "non-dropping-particle" : "", "parse-names" : false, "suffix" : "" }, { "dropping-particle" : "", "family" : "Rutter", "given" : "Harry", "non-dropping-particle" : "", "parse-names" : false, "suffix" : "" }, { "dropping-particle" : "", "family" : "Abubakar", "given" : "Ibrahim", "non-dropping-particle" : "", "parse-names" : false, "suffix" : "" }, { "dropping-particle" : "", "family" : "Ali", "given" : "Raghib", "non-dropping-particle" : "", "parse-names" : false, "suffix" : "" }, { "dropping-particle" : "", "family" : "Anderson", "given" : "H Ross", "non-dropping-particle" : "", "parse-names" : false, "suffix" : "" }, { "dropping-particle" : "", "family" : "Banerjee", "given" : "Amitava", "non-dropping-particle" : "", "parse-names" : false, "suffix" : "" }, { "dropping-particle" : "", "family" : "Bennett", "given" : "Derrick A", "non-dropping-particle" : "", "parse-names" : false, "suffix" : "" }, { "dropping-particle" : "", "family" : "Bernab\u00e9", "given" : "Eduardo", "non-dropping-particle" : "", "parse-names" : false, "suffix" : "" }, { "dropping-particle" : "", "family" : "Bhui", "given" : "Kamaldeep S", "non-dropping-particle" : "", "parse-names" : false, "suffix" : "" }, { "dropping-particle" : "", "family" : "Biryukov", "given" : "Stanley M", "non-dropping-particle" : "", "parse-names" : false, "suffix" : "" }, { "dropping-particle" : "", "family" : "Bourne", "given" : "Rupert R", "non-dropping-particle" : "", "parse-names" : false, "suffix" : "" }, { "dropping-particle" : "", "family" : "Brayne", "given" : "Carol E G", "non-dropping-particle" : "", "parse-names" : false, "suffix" : "" }, { "dropping-particle" : "", "family" : "Bruce", "given" : "Nigel G", "non-dropping-particle" : "", "parse-names" : false, "suffix" : "" }, { "dropping-particle" : "", "family" : "Brugha", "given" : "Traolach S", "non-dropping-particle" : "", "parse-names" : false, "suffix" : "" }, { "dropping-particle" : "", "family" : "Burch", "given" : "Michael", "non-dropping-particle" : "", "parse-names" : false, "suffix" : "" }, { "dropping-particle" : "", "family" : "Capewell", "given" : "Simon", "non-dropping-particle" : "", "parse-names" : false, "suffix" : "" }, { "dropping-particle" : "", "family" : "Casey", "given" : "Daniel", "non-dropping-particle" : "", "parse-names" : false, "suffix" : "" }, { "dropping-particle" : "", "family" : "Chowdhury", "given" : "Rajiv", "non-dropping-particle" : "", "parse-names" : false, "suffix" : "" }, { "dropping-particle" : "", "family" : "Coates", "given" : "Matthew M", "non-dropping-particle" : "", "parse-names" : false, "suffix" : "" }, { "dropping-particle" : "", "family" : "Cooper", "given" : "Cyrus", "non-dropping-particle" : "", "parse-names" : false, "suffix" : "" }, { "dropping-particle" : "", "family" : "Critchley", "given" : "Julia A", "non-dropping-particle" : "", "parse-names" : false, "suffix" : "" }, { "dropping-particle" : "", "family" : "Dargan", "given" : "Paul I", "non-dropping-particle" : "", "parse-names" : false, "suffix" : "" }, { "dropping-particle" : "", "family" : "Dherani", "given" : "Mukesh K", "non-dropping-particle" : "", "parse-names" : false, "suffix" : "" }, { "dropping-particle" : "", "family" : "Elliott", "given" : "Paul", "non-dropping-particle" : "", "parse-names" : false, "suffix" : "" }, { "dropping-particle" : "", "family" : "Ezzati", "given" : "Majid", "non-dropping-particle" : "", "parse-names" : false, "suffix" : "" }, { "dropping-particle" : "", "family" : "Fenton", "given" : "Kevin A", "non-dropping-particle" : "", "parse-names" : false, "suffix" : "" }, { "dropping-particle" : "", "family" : "Fraser", "given" : "Maya S", "non-dropping-particle" : "", "parse-names" : false, "suffix" : "" }, { "dropping-particle" : "", "family" : "F\u00fcrst", "given" : "Thomas", "non-dropping-particle" : "", "parse-names" : false, "suffix" : "" }, { "dropping-particle" : "", "family" : "Greaves", "given" : "Felix", "non-dropping-particle" : "", "parse-names" : false, "suffix" : "" }, { "dropping-particle" : "", "family" : "Green", "given" : "Mark A", "non-dropping-particle" : "", "parse-names" : false, "suffix" : "" }, { "dropping-particle" : "", "family" : "Gunnell", "given" : "David J", "non-dropping-particle" : "", "parse-names" : false, "suffix" : "" }, { "dropping-particle" : "", "family" : "Hannigan", "given" : "Bernadette M", "non-dropping-particle" : "", "parse-names" : false, "suffix" : "" }, { "dropping-particle" : "", "family" : "Hay", "given" : "Roderick J", "non-dropping-particle" : "", "parse-names" : false, "suffix" : "" }, { "dropping-particle" : "", "family" : "Hay", "given" : "Simon I", "non-dropping-particle" : "", "parse-names" : false, "suffix" : "" }, { "dropping-particle" : "", "family" : "Hemingway", "given" : "Harry", "non-dropping-particle" : "", "parse-names" : false, "suffix" : "" }, { "dropping-particle" : "", "family" : "Larson", "given" : "Heidi J", "non-dropping-particle" : "", "parse-names" : false, "suffix" : "" }, { "dropping-particle" : "", "family" : "Looker", "given" : "Katharine J", "non-dropping-particle" : "", "parse-names" : false, "suffix" : "" }, { "dropping-particle" : "", "family" : "Lunevicius", "given" : "Raimundas", "non-dropping-particle" : "", "parse-names" : false, "suffix" : "" }, { "dropping-particle" : "", "family" : "Lyons", "given" : "Ronan A", "non-dropping-particle" : "", "parse-names" : false, "suffix" : "" }, { "dropping-particle" : "", "family" : "Marcenes", "given" : "Wagner", "non-dropping-particle" : "", "parse-names" : false, "suffix" : "" }, { "dropping-particle" : "", "family" : "Mason-Jones", "given" : "Amanda J", "non-dropping-particle" : "", "parse-names" : false, "suffix" : "" }, { "dropping-particle" : "", "family" : "Matthews", "given" : "Fiona E", "non-dropping-particle" : "", "parse-names" : false, "suffix" : "" }, { "dropping-particle" : "", "family" : "Moller", "given" : "Henrik", "non-dropping-particle" : "", "parse-names" : false, "suffix" : "" }, { "dropping-particle" : "", "family" : "Murdoch", "given" : "Michele E", "non-dropping-particle" : "", "parse-names" : false, "suffix" : "" }, { "dropping-particle" : "", "family" : "Newton", "given" : "Charles R", "non-dropping-particle" : "", "parse-names" : false, "suffix" : "" }, { "dropping-particle" : "", "family" : "Pearce", "given" : "Neil", "non-dropping-particle" : "", "parse-names" : false, "suffix" : "" }, { "dropping-particle" : "", "family" : "Piel", "given" : "Fr\u00e9d\u00e9ric B", "non-dropping-particle" : "", "parse-names" : false, "suffix" : "" }, { "dropping-particle" : "", "family" : "Pope", "given" : "Daniel", "non-dropping-particle" : "", "parse-names" : false, "suffix" : "" }, { "dropping-particle" : "", "family" : "Rahimi", "given" : "Kazem", "non-dropping-particle" : "", "parse-names" : false, "suffix" : "" }, { "dropping-particle" : "", "family" : "Rodriguez", "given" : "Alina", "non-dropping-particle" : "", "parse-names" : false, "suffix" : "" }, { "dropping-particle" : "", "family" : "Scarborough", "given" : "Peter", "non-dropping-particle" : "", "parse-names" : false, "suffix" : "" }, { "dropping-particle" : "", "family" : "Schumacher", "given" : "Austin E", "non-dropping-particle" : "", "parse-names" : false, "suffix" : "" }, { "dropping-particle" : "", "family" : "Shiue", "given" : "Ivy", "non-dropping-particle" : "", "parse-names" : false, "suffix" : "" }, { "dropping-particle" : "", "family" : "Smeeth", "given" : "Liam", "non-dropping-particle" : "", "parse-names" : false, "suffix" : "" }, { "dropping-particle" : "", "family" : "Tedstone", "given" : "Alison", "non-dropping-particle" : "", "parse-names" : false, "suffix" : "" }, { "dropping-particle" : "", "family" : "Valabhji", "given" : "Jonathan", "non-dropping-particle" : "", "parse-names" : false, "suffix" : "" }, { "dropping-particle" : "", "family" : "Williams", "given" : "Hywel C", "non-dropping-particle" : "", "parse-names" : false, "suffix" : "" }, { "dropping-particle" : "", "family" : "Wolfe", "given" : "Charles D A", "non-dropping-particle" : "", "parse-names" : false, "suffix" : "" }, { "dropping-particle" : "", "family" : "Woolf", "given" : "Anthony D", "non-dropping-particle" : "", "parse-names" : false, "suffix" : "" }, { "dropping-particle" : "", "family" : "Davis", "given" : "Adrian C J", "non-dropping-particle" : "", "parse-names" : false, "suffix" : "" } ], "container-title" : "The Lancet", "id" : "ITEM-1", "issued" : { "date-parts" : [ [ "2015" ] ] }, "title" : "Changes in health in England, with analysis by English regions and areas of deprivation, 1990\u20132013", "type" : "article-journal" }, "uris" : [ "http://www.mendeley.com/documents/?uuid=16d3962a-abb5-424c-b9fa-d189253469d9" ] } ], "mendeley" : { "formattedCitation" : "[14]", "plainTextFormattedCitation" : "[14]", "previouslyFormattedCitation" : "[14]" }, "properties" : { "noteIndex" : 0 }, "schema" : "https://github.com/citation-style-language/schema/raw/master/csl-citation.json" }</w:instrText>
      </w:r>
      <w:r w:rsidR="00803A7F">
        <w:fldChar w:fldCharType="separate"/>
      </w:r>
      <w:r w:rsidR="00803A7F" w:rsidRPr="00803A7F">
        <w:rPr>
          <w:noProof/>
        </w:rPr>
        <w:t>[14]</w:t>
      </w:r>
      <w:r w:rsidR="00803A7F">
        <w:fldChar w:fldCharType="end"/>
      </w:r>
      <w:r w:rsidRPr="00AF3184">
        <w:t>.</w:t>
      </w:r>
      <w:r w:rsidR="005B12E3">
        <w:t xml:space="preserve"> Changes in these drivers of acute causes of </w:t>
      </w:r>
      <w:r w:rsidR="005B12E3">
        <w:lastRenderedPageBreak/>
        <w:t>mortality tend to react quickly to ‘environmental stimul</w:t>
      </w:r>
      <w:r w:rsidR="00803A7F">
        <w:t>i</w:t>
      </w:r>
      <w:r w:rsidR="005B12E3">
        <w:t>’. A</w:t>
      </w:r>
      <w:r w:rsidR="005B12E3" w:rsidRPr="005B12E3">
        <w:t>ll-cause mortality among the elderly is more likely to be influenced by changes to the funding and functioning of social care and healthcare</w:t>
      </w:r>
      <w:r w:rsidR="005B12E3">
        <w:t xml:space="preserve"> which may take longer to materialise</w:t>
      </w:r>
      <w:r w:rsidR="005B12E3" w:rsidRPr="005B12E3">
        <w:t xml:space="preserve">. </w:t>
      </w:r>
    </w:p>
    <w:p w14:paraId="24A5A12A" w14:textId="1676226F" w:rsidR="001139AD" w:rsidRDefault="005856B2" w:rsidP="00076DDE">
      <w:pPr>
        <w:spacing w:line="480" w:lineRule="auto"/>
      </w:pPr>
      <w:r>
        <w:t xml:space="preserve">Increasing </w:t>
      </w:r>
      <w:r w:rsidR="00E13702">
        <w:t>elder</w:t>
      </w:r>
      <w:r w:rsidR="000D55B1">
        <w:t>ly</w:t>
      </w:r>
      <w:r w:rsidR="00E13702">
        <w:t xml:space="preserve"> </w:t>
      </w:r>
      <w:r>
        <w:t>d</w:t>
      </w:r>
      <w:r w:rsidR="00A432E5">
        <w:t xml:space="preserve">eath rates </w:t>
      </w:r>
      <w:r w:rsidR="000D55B1">
        <w:t>may be</w:t>
      </w:r>
      <w:r>
        <w:t xml:space="preserve"> ‘canaries in a coal-mine</w:t>
      </w:r>
      <w:r w:rsidR="005B12E3">
        <w:t>’</w:t>
      </w:r>
      <w:r>
        <w:t xml:space="preserve">, indicating an underlying decline in </w:t>
      </w:r>
      <w:r w:rsidR="005B12E3">
        <w:t xml:space="preserve">population </w:t>
      </w:r>
      <w:r>
        <w:t>health, wellbeing</w:t>
      </w:r>
      <w:r w:rsidR="00E13702">
        <w:t>,</w:t>
      </w:r>
      <w:r>
        <w:t xml:space="preserve"> and quality of life.</w:t>
      </w:r>
      <w:ins w:id="104" w:author="Green, Mark" w:date="2016-10-07T17:22:00Z">
        <w:r>
          <w:t xml:space="preserve"> </w:t>
        </w:r>
        <w:r w:rsidR="007A2D73">
          <w:t>[4]</w:t>
        </w:r>
      </w:ins>
      <w:ins w:id="105" w:author="Green, Mark" w:date="2016-10-09T15:18:00Z">
        <w:r>
          <w:t xml:space="preserve"> </w:t>
        </w:r>
      </w:ins>
      <w:del w:id="106" w:author="Green, Mark" w:date="2016-10-07T17:30:00Z">
        <w:r>
          <w:delText xml:space="preserve"> </w:delText>
        </w:r>
      </w:del>
      <w:r w:rsidR="000D55B1">
        <w:t>S</w:t>
      </w:r>
      <w:r w:rsidR="001139AD">
        <w:t>ince</w:t>
      </w:r>
      <w:r w:rsidR="005B12E3">
        <w:t xml:space="preserve"> t</w:t>
      </w:r>
      <w:r w:rsidR="00445B0B">
        <w:t xml:space="preserve">he Coalition government introduced annual measurements of subjective wellbeing in 2010, </w:t>
      </w:r>
      <w:r w:rsidR="005B12E3">
        <w:t xml:space="preserve">there has been declining wellbeing for most age groups </w:t>
      </w:r>
      <w:r w:rsidR="00445B0B">
        <w:t xml:space="preserve">in each successive year. </w:t>
      </w:r>
      <w:r w:rsidR="00445B0B">
        <w:fldChar w:fldCharType="begin" w:fldLock="1"/>
      </w:r>
      <w:r w:rsidR="00803A7F">
        <w:instrText>ADDIN CSL_CITATION { "citationItems" : [ { "id" : "ITEM-1", "itemData" : { "URL" : "http://www.ons.gov.uk/peoplepopulationandcommunity/wellbeing/articles/measuringnationalwellbeing/2016", "author" : [ { "dropping-particle" : "", "family" : "ONS", "given" : "", "non-dropping-particle" : "", "parse-names" : false, "suffix" : "" } ], "id" : "ITEM-1", "issued" : { "date-parts" : [ [ "0" ] ] }, "title" : "Measuring National well-being: Life in the UK: 2016", "type" : "webpage" }, "uris" : [ "http://www.mendeley.com/documents/?uuid=d4727a40-697a-4ee2-8f97-60cfd26321ae" ] } ], "mendeley" : { "formattedCitation" : "[15]", "plainTextFormattedCitation" : "[15]", "previouslyFormattedCitation" : "[15]" }, "properties" : { "noteIndex" : 0 }, "schema" : "https://github.com/citation-style-language/schema/raw/master/csl-citation.json" }</w:instrText>
      </w:r>
      <w:r w:rsidR="00445B0B">
        <w:fldChar w:fldCharType="separate"/>
      </w:r>
      <w:r w:rsidR="00803A7F" w:rsidRPr="00803A7F">
        <w:rPr>
          <w:noProof/>
        </w:rPr>
        <w:t>[15]</w:t>
      </w:r>
      <w:r w:rsidR="00445B0B">
        <w:fldChar w:fldCharType="end"/>
      </w:r>
      <w:r w:rsidR="005B12E3">
        <w:t xml:space="preserve"> The</w:t>
      </w:r>
      <w:r w:rsidR="006C3C37">
        <w:t xml:space="preserve"> combined effects of the GFC followed by the Coalition’s Austerity experiment </w:t>
      </w:r>
      <w:r w:rsidR="005B12E3">
        <w:t>appear to be resulting in wider impacts on the population that may contribute to deteriorating health and wellbeing</w:t>
      </w:r>
      <w:ins w:id="107" w:author="Kate" w:date="2016-10-08T17:46:00Z">
        <w:r w:rsidR="00736234">
          <w:t xml:space="preserve">, </w:t>
        </w:r>
      </w:ins>
      <w:del w:id="108" w:author="Kate" w:date="2016-10-08T17:46:00Z">
        <w:r w:rsidR="005B12E3" w:rsidDel="00736234">
          <w:delText xml:space="preserve"> at both the short- and long-term</w:delText>
        </w:r>
        <w:r w:rsidR="001139AD" w:rsidDel="00736234">
          <w:delText xml:space="preserve"> </w:delText>
        </w:r>
      </w:del>
      <w:r w:rsidR="001139AD">
        <w:t xml:space="preserve">including not just the rising elderly mortality reported here, but also increasing suicides rates </w:t>
      </w:r>
      <w:r w:rsidR="00803A7F">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"mendeley" : { "formattedCitation" : "[16]", "plainTextFormattedCitation" : "[16]", "previouslyFormattedCitation" : "[16]" }, "properties" : { "noteIndex" : 0 }, "schema" : "https://github.com/citation-style-language/schema/raw/master/csl-citation.json" }</w:instrText>
      </w:r>
      <w:r w:rsidR="00803A7F">
        <w:fldChar w:fldCharType="separate"/>
      </w:r>
      <w:r w:rsidR="00803A7F" w:rsidRPr="00803A7F">
        <w:rPr>
          <w:noProof/>
        </w:rPr>
        <w:t>[16]</w:t>
      </w:r>
      <w:r w:rsidR="00803A7F">
        <w:fldChar w:fldCharType="end"/>
      </w:r>
      <w:r w:rsidR="00803A7F">
        <w:t>.</w:t>
      </w:r>
      <w:r w:rsidR="006C3C37">
        <w:t xml:space="preserve"> </w:t>
      </w:r>
    </w:p>
    <w:p w14:paraId="0657C0E1" w14:textId="63468173" w:rsidR="00893259" w:rsidRDefault="006C3C37" w:rsidP="00076DDE">
      <w:pPr>
        <w:spacing w:line="480" w:lineRule="auto"/>
      </w:pPr>
      <w:r>
        <w:t xml:space="preserve">Though the working age working poor </w:t>
      </w:r>
      <w:r w:rsidR="00656B3F">
        <w:t xml:space="preserve">(and their children) </w:t>
      </w:r>
      <w:r>
        <w:t>experienced some of the most overtly adverse changes to social security provision in the UK, leading for instance to an explosion s</w:t>
      </w:r>
      <w:r w:rsidR="00656B3F">
        <w:t xml:space="preserve">ince 2010 in food bank use, </w:t>
      </w:r>
      <w:r w:rsidR="00656B3F">
        <w:fldChar w:fldCharType="begin" w:fldLock="1"/>
      </w:r>
      <w:r w:rsidR="00803A7F">
        <w:instrText>ADDIN CSL_CITATION { "citationItems" : [ { "id" : "ITEM-1", "itemData" : { "DOI" : "10.1111/area.12233", "ISSN" : "00040894", "author" : [ { "dropping-particle" : "", "family" : "Lambie-Mumford", "given" : "Hannah", "non-dropping-particle" : "", "parse-names" : false, "suffix" : "" }, { "dropping-particle" : "", "family" : "Green", "given" : "Mark A", "non-dropping-particle" : "", "parse-names" : false, "suffix" : "" } ], "container-title" : "Area", "id" : "ITEM-1", "issued" : { "date-parts" : [ [ "2015", "10" ] ] }, "page" : "n/a-n/a", "title" : "Austerity, welfare reform and the rising use of food banks by children in England and Wales", "type" : "article-journal" }, "uris" : [ "http://www.mendeley.com/documents/?uuid=3bb37626-daef-47c9-bcc3-99993218af52" ] } ], "mendeley" : { "formattedCitation" : "[17]", "plainTextFormattedCitation" : "[17]", "previouslyFormattedCitation" : "[17]" }, "properties" : { "noteIndex" : 0 }, "schema" : "https://github.com/citation-style-language/schema/raw/master/csl-citation.json" }</w:instrText>
      </w:r>
      <w:r w:rsidR="00656B3F">
        <w:fldChar w:fldCharType="separate"/>
      </w:r>
      <w:r w:rsidR="00803A7F" w:rsidRPr="00803A7F">
        <w:rPr>
          <w:noProof/>
        </w:rPr>
        <w:t>[17]</w:t>
      </w:r>
      <w:r w:rsidR="00656B3F">
        <w:fldChar w:fldCharType="end"/>
      </w:r>
      <w:r w:rsidR="00656B3F">
        <w:t xml:space="preserve"> it is </w:t>
      </w:r>
      <w:del w:id="109" w:author="Kate" w:date="2016-10-08T17:52:00Z">
        <w:r w:rsidR="00656B3F" w:rsidDel="00736234">
          <w:delText xml:space="preserve">within </w:delText>
        </w:r>
      </w:del>
      <w:ins w:id="110" w:author="Kate" w:date="2016-10-08T17:52:00Z">
        <w:r w:rsidR="00736234">
          <w:t xml:space="preserve">among </w:t>
        </w:r>
      </w:ins>
      <w:r w:rsidR="00656B3F">
        <w:t xml:space="preserve">the sick and frail that cuts to the quality of social and healthcare services appear to be a matter of </w:t>
      </w:r>
      <w:del w:id="111" w:author="Kate" w:date="2016-10-08T17:52:00Z">
        <w:r w:rsidR="00656B3F" w:rsidDel="00736234">
          <w:delText>life o</w:delText>
        </w:r>
        <w:r w:rsidR="00B43A0B" w:rsidDel="00736234">
          <w:delText>r</w:delText>
        </w:r>
        <w:r w:rsidR="00656B3F" w:rsidDel="00736234">
          <w:delText xml:space="preserve"> death</w:delText>
        </w:r>
        <w:r w:rsidR="005856B2" w:rsidDel="00736234">
          <w:delText xml:space="preserve">, indeed </w:delText>
        </w:r>
      </w:del>
      <w:del w:id="112" w:author="Green, Mark" w:date="2016-10-07T17:35:00Z">
        <w:r w:rsidR="005856B2">
          <w:delText>tens of thousands of excess deaths</w:delText>
        </w:r>
      </w:del>
      <w:r w:rsidR="005856B2">
        <w:t xml:space="preserve">. </w:t>
      </w:r>
      <w:r w:rsidR="00656B3F">
        <w:t>This is despite, on paper, pensioners being one of the most generously treated demographic groups by consecutive UK governments</w:t>
      </w:r>
      <w:del w:id="113" w:author="Kate" w:date="2016-10-08T17:53:00Z">
        <w:r w:rsidR="00656B3F" w:rsidDel="00736234">
          <w:delText>, including the Coalition Government’s commitment in 2011 to a ‘Triple Lock’ to uprate the Basic State Pension such that its value will not decline in relative terms over time</w:delText>
        </w:r>
      </w:del>
      <w:r w:rsidR="00656B3F">
        <w:t>.</w:t>
      </w:r>
      <w:r w:rsidR="00893259">
        <w:t xml:space="preserve"> </w:t>
      </w:r>
      <w:r w:rsidR="00893259">
        <w:fldChar w:fldCharType="begin" w:fldLock="1"/>
      </w:r>
      <w:r w:rsidR="00803A7F">
        <w:instrText>ADDIN CSL_CITATION { "citationItems" : [ { "id" : "ITEM-1", "itemData" : { "author" : [ { "dropping-particle" : "", "family" : "Thurley", "given" : "D", "non-dropping-particle" : "", "parse-names" : false, "suffix" : "" } ], "id" : "ITEM-1", "issued" : { "date-parts" : [ [ "2016" ] ] }, "number" : "SN-05649", "publisher-place" : "London", "title" : "State Pension uprating - 2010 onwards", "type" : "report" }, "uris" : [ "http://www.mendeley.com/documents/?uuid=99e9d7bc-ba94-4cf1-9619-27c23ff8a29b" ] } ], "mendeley" : { "formattedCitation" : "[18]", "plainTextFormattedCitation" : "[18]", "previouslyFormattedCitation" : "[18]" }, "properties" : { "noteIndex" : 0 }, "schema" : "https://github.com/citation-style-language/schema/raw/master/csl-citation.json" }</w:instrText>
      </w:r>
      <w:r w:rsidR="00893259">
        <w:fldChar w:fldCharType="separate"/>
      </w:r>
      <w:r w:rsidR="00803A7F" w:rsidRPr="00803A7F">
        <w:rPr>
          <w:noProof/>
        </w:rPr>
        <w:t>[18]</w:t>
      </w:r>
      <w:r w:rsidR="00893259">
        <w:fldChar w:fldCharType="end"/>
      </w:r>
      <w:r w:rsidR="00893259">
        <w:t xml:space="preserve"> Although </w:t>
      </w:r>
      <w:del w:id="114" w:author="Kate" w:date="2016-10-08T17:53:00Z">
        <w:r w:rsidR="00893259" w:rsidDel="00736234">
          <w:delText xml:space="preserve">such </w:delText>
        </w:r>
      </w:del>
      <w:r w:rsidR="00893259">
        <w:t xml:space="preserve">commitments to maintaining the relative value of pensions benefit </w:t>
      </w:r>
      <w:r w:rsidR="005856B2">
        <w:t xml:space="preserve">the elderly who are </w:t>
      </w:r>
      <w:r w:rsidR="00893259">
        <w:t>still in good health, with ageing comes frailty and expensive-to-treat multi</w:t>
      </w:r>
      <w:r w:rsidR="005856B2">
        <w:t>-</w:t>
      </w:r>
      <w:r w:rsidR="00893259">
        <w:t xml:space="preserve">morbidity. It is once health deteriorates to a point where pensioners become dependent on state social care and health care </w:t>
      </w:r>
      <w:del w:id="115" w:author="Kate" w:date="2016-10-08T17:53:00Z">
        <w:r w:rsidR="00893259" w:rsidDel="00736234">
          <w:delText xml:space="preserve">to survive from year to year and month to month </w:delText>
        </w:r>
      </w:del>
      <w:r w:rsidR="00893259">
        <w:t xml:space="preserve">that they become exposed to a system </w:t>
      </w:r>
      <w:r w:rsidR="005856B2">
        <w:t>undergoing both</w:t>
      </w:r>
      <w:r w:rsidR="00893259">
        <w:t xml:space="preserve"> rapid reinvention and disruption, and increasing financial pressures and constraints. </w:t>
      </w:r>
      <w:r w:rsidR="00893259">
        <w:fldChar w:fldCharType="begin" w:fldLock="1"/>
      </w:r>
      <w:r w:rsidR="00803A7F">
        <w:instrText>ADDIN CSL_CITATION { "citationItems" : [ { "id" : "ITEM-1", "itemData" : { "author" : [ { "dropping-particle" : "", "family" : "Lafond", "given" : "S", "non-dropping-particle" : "", "parse-names" : false, "suffix" : "" }, { "dropping-particle" : "", "family" : "Arora", "given" : "S", "non-dropping-particle" : "", "parse-names" : false, "suffix" : "" }, { "dropping-particle" : "", "family" : "Charlesworth", "given" : "A", "non-dropping-particle" : "", "parse-names" : false, "suffix" : "" }, { "dropping-particle" : "", "family" : "McKeon", "given" : "A", "non-dropping-particle" : "", "parse-names" : false, "suffix" : "" } ], "id" : "ITEM-1", "issued" : { "date-parts" : [ [ "2014" ] ] }, "title" : "Into the red? The state of the NHS' finances: An analysis of NHS expenditure between 2010 and 2014", "type" : "report" }, "uris" : [ "http://www.mendeley.com/documents/?uuid=57ba5efa-7ac8-48d9-be2d-da229930b565" ] } ], "mendeley" : { "formattedCitation" : "[19]", "plainTextFormattedCitation" : "[19]", "previouslyFormattedCitation" : "[19]" }, "properties" : { "noteIndex" : 0 }, "schema" : "https://github.com/citation-style-language/schema/raw/master/csl-citation.json" }</w:instrText>
      </w:r>
      <w:r w:rsidR="00893259">
        <w:fldChar w:fldCharType="separate"/>
      </w:r>
      <w:r w:rsidR="00803A7F" w:rsidRPr="00803A7F">
        <w:rPr>
          <w:noProof/>
        </w:rPr>
        <w:t>[19]</w:t>
      </w:r>
      <w:r w:rsidR="00893259">
        <w:fldChar w:fldCharType="end"/>
      </w:r>
      <w:r w:rsidR="00893259">
        <w:t xml:space="preserve"> </w:t>
      </w:r>
    </w:p>
    <w:p w14:paraId="67B40E37" w14:textId="24A0A858" w:rsidR="00335AD5" w:rsidRDefault="00893259" w:rsidP="00076DDE">
      <w:pPr>
        <w:spacing w:line="480" w:lineRule="auto"/>
      </w:pPr>
      <w:r>
        <w:t xml:space="preserve">The longer-term consequences of austerity may take decades to become apparent. Long-term demographic records show that especially severe environmental change can </w:t>
      </w:r>
      <w:r w:rsidR="00335AD5">
        <w:t xml:space="preserve">cause lower cognitive </w:t>
      </w:r>
      <w:r w:rsidR="00335AD5">
        <w:lastRenderedPageBreak/>
        <w:t>functioning, increased morbidity, and an increased mortality risk to be carried by exposed populations throughout their lives</w:t>
      </w:r>
      <w:del w:id="116" w:author="Kate" w:date="2016-10-08T17:51:00Z">
        <w:r w:rsidR="00335AD5" w:rsidDel="00736234">
          <w:delText xml:space="preserve">; to an extent </w:delText>
        </w:r>
        <w:r w:rsidR="005856B2" w:rsidDel="00736234">
          <w:delText xml:space="preserve">that </w:delText>
        </w:r>
        <w:r w:rsidR="00335AD5" w:rsidDel="00736234">
          <w:delText xml:space="preserve">the 1918 Influenza pandemic </w:delText>
        </w:r>
      </w:del>
      <w:del w:id="117" w:author="Kate" w:date="2016-10-08T17:47:00Z">
        <w:r w:rsidR="00335AD5" w:rsidDel="00736234">
          <w:delText xml:space="preserve">was still </w:delText>
        </w:r>
        <w:r w:rsidR="001139AD" w:rsidDel="00736234">
          <w:delText>felt years after it</w:delText>
        </w:r>
        <w:r w:rsidR="00335AD5" w:rsidDel="00736234">
          <w:delText>,</w:delText>
        </w:r>
        <w:r w:rsidR="000D55B1" w:rsidDel="00736234">
          <w:delText xml:space="preserve"> </w:delText>
        </w:r>
        <w:r w:rsidR="00335AD5" w:rsidDel="00736234">
          <w:delText>increasing</w:delText>
        </w:r>
      </w:del>
      <w:del w:id="118" w:author="Kate" w:date="2016-10-08T17:51:00Z">
        <w:r w:rsidR="00335AD5" w:rsidDel="00736234">
          <w:delText xml:space="preserve"> age-specific mortality risk</w:delText>
        </w:r>
        <w:r w:rsidR="001139AD" w:rsidDel="00736234">
          <w:delText>s for decades following</w:delText>
        </w:r>
      </w:del>
      <w:r w:rsidR="00335AD5">
        <w:t xml:space="preserve">. </w:t>
      </w:r>
      <w:r w:rsidR="00335AD5">
        <w:fldChar w:fldCharType="begin" w:fldLock="1"/>
      </w:r>
      <w:r w:rsidR="00803A7F">
        <w:instrText>ADDIN CSL_CITATION { "citationItems" : [ { "id" : "ITEM-1", "itemData" : { "DOI" : "10.1093/ije/dyt115", "abstract" : "We present two enhancements to existing methods for visualizing vital statistics data. Data from the Human Mortality Database were used and vital statistics from England and Wales are used for illustration. The simpler of these methods involves coplotting mean age of death with its variance, and the more complex of these methods is to present data as a contour plot. The coplot method shows the effect of the 20th century\u2019s epidemiological transitions. The contour plot method allows more complex and subtle age, period and cohort effects to be seen. The contour plot shows the effects of broad improvements in public health over the 20th century, including vast reductions in rates of childhood mortality, reduced baseline mortality risks during adulthood and the postponement of higher mortality risks to older ages. They also show the effects of the two world wars and the 1918 influenza pandemic on men of fighting age, women and children. The contour plots also show a cohort effect for people born around 1918, suggesting a possible epigenetic effect of parental exposure to the pandemic which shortened the cohort\u2019s lifespan and which has so far received little attention. Although this article focuses on data from England and Wales, the associated online appendices contain equivalent visualizations for almost 50 series of data available on the Human Mortality Database. We expect that further analyses of these visualizations will reveal further insights into global public health.", "author" : [ { "dropping-particle" : "", "family" : "Minton", "given" : "J", "non-dropping-particle" : "", "parse-names" : false, "suffix" : "" }, { "dropping-particle" : "", "family" : "Vanderbloemen", "given" : "L", "non-dropping-particle" : "", "parse-names" : false, "suffix" : "" }, { "dropping-particle" : "", "family" : "Dorling", "given" : "D", "non-dropping-particle" : "", "parse-names" : false, "suffix" : "" } ], "container-title" : "International Journal of Epidemiology", "id" : "ITEM-1", "issue" : "4", "issued" : { "date-parts" : [ [ "2013" ] ] }, "page" : "1164-1176", "title" : "Visualizing Europe\u2019s demographic scars with coplots and contour plots", "type" : "article-journal", "volume" : "42" }, "uris" : [ "http://www.mendeley.com/documents/?uuid=39de76e3-0889-44c7-9d3b-c4352af67b58" ] } ], "mendeley" : { "formattedCitation" : "[20]", "plainTextFormattedCitation" : "[20]", "previouslyFormattedCitation" : "[20]" }, "properties" : { "noteIndex" : 0 }, "schema" : "https://github.com/citation-style-language/schema/raw/master/csl-citation.json" }</w:instrText>
      </w:r>
      <w:r w:rsidR="00335AD5">
        <w:fldChar w:fldCharType="separate"/>
      </w:r>
      <w:r w:rsidR="00803A7F" w:rsidRPr="00803A7F">
        <w:rPr>
          <w:noProof/>
        </w:rPr>
        <w:t>[20]</w:t>
      </w:r>
      <w:r w:rsidR="00335AD5">
        <w:fldChar w:fldCharType="end"/>
      </w:r>
      <w:r w:rsidR="00335AD5">
        <w:t xml:space="preserve"> </w:t>
      </w:r>
      <w:r w:rsidR="005856B2">
        <w:t>E</w:t>
      </w:r>
      <w:r w:rsidR="00335AD5">
        <w:t>vidence of more subtle cohort effects associated with shifts in labour market conditions have been identified for specific types of mortality</w:t>
      </w:r>
      <w:r w:rsidR="00510F95">
        <w:t xml:space="preserve">. Research exploring </w:t>
      </w:r>
      <w:r w:rsidR="00923071">
        <w:t xml:space="preserve">patterns in </w:t>
      </w:r>
      <w:r w:rsidR="00510F95">
        <w:t xml:space="preserve">Scottish alcohol mortality and suicide trends has, for example, </w:t>
      </w:r>
      <w:r w:rsidR="00923071">
        <w:t xml:space="preserve">indicated there may be cohort effects associated with the years in which people first enter the formal labour market, with higher rates of suicide and alcohol-related deaths amongst males, in particular, who started their work life after the start of ‘neoliberal’ labour market reforms in the early 1980s, compared with cohorts who first started work in the 1970s and before. </w:t>
      </w:r>
      <w:r w:rsidR="00923071">
        <w:fldChar w:fldCharType="begin" w:fldLock="1"/>
      </w:r>
      <w:r w:rsidR="00803A7F">
        <w:instrText>ADDIN CSL_CITATION { "citationItems" : [ { "id" : "ITEM-1", "itemData" : { "author" : [ { "dropping-particle" : "", "family" : "Parkinson", "given" : "J", "non-dropping-particle" : "", "parse-names" : false, "suffix" : "" }, { "dropping-particle" : "", "family" : "Minton", "given" : "J", "non-dropping-particle" : "", "parse-names" : false, "suffix" : "" }, { "dropping-particle" : "", "family" : "Lewsey", "given" : "J", "non-dropping-particle" : "", "parse-names" : false, "suffix" : "" }, { "dropping-particle" : "", "family" : "Bouttell", "given" : "J", "non-dropping-particle" : "", "parse-names" : false, "suffix" : "" }, { "dropping-particle" : "", "family" : "McCartney", "given" : "G", "non-dropping-particle" : "", "parse-names" : false, "suffix" : "" } ], "container-title" : "Under Review", "id" : "ITEM-1", "issued" : { "date-parts" : [ [ "0" ] ] }, "title" : "Recent cohort effects in suicide in Scotland: a legacy of the 1980s?", "type" : "article-journal" }, "uris" : [ "http://www.mendeley.com/documents/?uuid=80611dd9-3fa8-46d8-b4a6-6915f39434e6" ] }, { "id" : "ITEM-2", "itemData" : { "DOI" : "10.1016/j.puhe.2015.12.013", "ISSN" : "00333506", "author" : [ { "dropping-particle" : "", "family" : "McCartney", "given" : "G.", "non-dropping-particle" : "", "parse-names" : false, "suffix" : "" }, { "dropping-particle" : "", "family" : "Bouttell", "given" : "J.", "non-dropping-particle" : "", "parse-names" : false, "suffix" : "" }, { "dropping-particle" : "", "family" : "Craig", "given" : "N.", "non-dropping-particle" : "", "parse-names" : false, "suffix" : "" }, { "dropping-particle" : "", "family" : "Craig", "given" : "P.", "non-dropping-particle" : "", "parse-names" : false, "suffix" : "" }, { "dropping-particle" : "", "family" : "Graham", "given" : "L.", "non-dropping-particle" : "", "parse-names" : false, "suffix" : "" }, { "dropping-particle" : "", "family" : "Lakha", "given" : "F.", "non-dropping-particle" : "", "parse-names" : false, "suffix" : "" }, { "dropping-particle" : "", "family" : "Lewsey", "given" : "J.", "non-dropping-particle" : "", "parse-names" : false, "suffix" : "" }, { "dropping-particle" : "", "family" : "McAdams", "given" : "R.", "non-dropping-particle" : "", "parse-names" : false, "suffix" : "" }, { "dropping-particle" : "", "family" : "MacPherson", "given" : "M.", "non-dropping-particle" : "", "parse-names" : false, "suffix" : "" }, { "dropping-particle" : "", "family" : "Minton", "given" : "J.", "non-dropping-particle" : "", "parse-names" : false, "suffix" : "" }, { "dropping-particle" : "", "family" : "Parkinson", "given" : "J.", "non-dropping-particle" : "", "parse-names" : false, "suffix" : "" }, { "dropping-particle" : "", "family" : "Robinson", "given" : "M.", "non-dropping-particle" : "", "parse-names" : false, "suffix" : "" }, { "dropping-particle" : "", "family" : "Shipton", "given" : "D.", "non-dropping-particle" : "", "parse-names" : false, "suffix" : "" }, { "dropping-particle" : "", "family" : "Taulbut", "given" : "M.", "non-dropping-particle" : "", "parse-names" : false, "suffix" : "" }, { "dropping-particle" : "", "family" : "Walsh", "given" : "D.", "non-dropping-particle" : "", "parse-names" : false, "suffix" : "" }, { "dropping-particle" : "", "family" : "Beeston", "given" : "C.", "non-dropping-particle" : "", "parse-names" : false, "suffix" : "" } ], "container-title" : "Public Health", "id" : "ITEM-2", "issued" : { "date-parts" : [ [ "2016", "3" ] ] }, "page" : "13-23", "title" : "Explaining trends in alcohol-related harms in Scotland, 1991\u20132011 (I): the role of incomes, effects of socio-economic and political adversity and demographic change", "type" : "article-journal", "volume" : "132" }, "uris" : [ "http://www.mendeley.com/documents/?uuid=d391b605-0fc0-401d-aa0f-abd97e581d71" ] } ], "mendeley" : { "formattedCitation" : "[16,21]", "plainTextFormattedCitation" : "[16,21]", "previouslyFormattedCitation" : "[16,21,22]" }, "properties" : { "noteIndex" : 0 }, "schema" : "https://github.com/citation-style-language/schema/raw/master/csl-citation.json" }</w:instrText>
      </w:r>
      <w:r w:rsidR="00923071">
        <w:fldChar w:fldCharType="separate"/>
      </w:r>
      <w:r w:rsidR="00803A7F" w:rsidRPr="00803A7F">
        <w:rPr>
          <w:noProof/>
        </w:rPr>
        <w:t>[16,21]</w:t>
      </w:r>
      <w:r w:rsidR="00923071">
        <w:fldChar w:fldCharType="end"/>
      </w:r>
      <w:r w:rsidR="00923071">
        <w:t xml:space="preserve"> </w:t>
      </w:r>
    </w:p>
    <w:p w14:paraId="4ED1E4C1" w14:textId="77777777" w:rsidR="00E323A4" w:rsidRDefault="00E323A4" w:rsidP="00076DDE">
      <w:pPr>
        <w:pStyle w:val="Heading2"/>
        <w:spacing w:line="480" w:lineRule="auto"/>
      </w:pPr>
      <w:r>
        <w:t>Limitations</w:t>
      </w:r>
    </w:p>
    <w:p w14:paraId="6541978D" w14:textId="0E0C5633" w:rsidR="00E323A4" w:rsidRDefault="00E323A4" w:rsidP="00076DDE">
      <w:pPr>
        <w:spacing w:line="480" w:lineRule="auto"/>
      </w:pPr>
      <w:r>
        <w:t xml:space="preserve">Population estimates for ages over 90 years are not routinely available disaggregated by age in single years as part of standard UK population estimates, and are estimated by the ONS. </w:t>
      </w:r>
      <w:del w:id="119" w:author="Kate" w:date="2016-10-08T17:47:00Z">
        <w:r w:rsidDel="00736234">
          <w:delText>Given that our</w:delText>
        </w:r>
      </w:del>
      <w:ins w:id="120" w:author="Kate" w:date="2016-10-08T17:47:00Z">
        <w:r w:rsidR="00736234">
          <w:t>Our</w:t>
        </w:r>
      </w:ins>
      <w:r>
        <w:t xml:space="preserve"> results indicate that much of the additional burden of excess mortality has been at some of the oldest ages, </w:t>
      </w:r>
      <w:ins w:id="121" w:author="Kate" w:date="2016-10-08T17:47:00Z">
        <w:r w:rsidR="00736234">
          <w:t xml:space="preserve">and </w:t>
        </w:r>
      </w:ins>
      <w:r>
        <w:t xml:space="preserve">we </w:t>
      </w:r>
      <w:del w:id="122" w:author="Kate" w:date="2016-10-09T15:18:00Z">
        <w:r>
          <w:delText>considered</w:delText>
        </w:r>
      </w:del>
      <w:ins w:id="123" w:author="Kate" w:date="2016-10-09T15:18:00Z">
        <w:r>
          <w:t>consider</w:t>
        </w:r>
      </w:ins>
      <w:ins w:id="124" w:author="Kate" w:date="2016-10-08T17:48:00Z">
        <w:r w:rsidR="00736234">
          <w:t>ed</w:t>
        </w:r>
      </w:ins>
      <w:del w:id="125" w:author="Kate" w:date="2016-10-08T17:48:00Z">
        <w:r w:rsidDel="00736234">
          <w:delText>ed</w:delText>
        </w:r>
      </w:del>
      <w:r>
        <w:t xml:space="preserve"> it important to produce estimates of total excess deaths </w:t>
      </w:r>
      <w:del w:id="126" w:author="Kate" w:date="2016-10-08T17:48:00Z">
        <w:r w:rsidDel="00736234">
          <w:delText xml:space="preserve">which include ages </w:delText>
        </w:r>
      </w:del>
      <w:r>
        <w:t xml:space="preserve">up to 95 years, despite these limitations. Effective measurement and dissemination of age-disaggregated population and death counts at and above the age of 90 years should be a national record keeping priority. </w:t>
      </w:r>
    </w:p>
    <w:p w14:paraId="205FFB74" w14:textId="37590BA1" w:rsidR="00E323A4" w:rsidRDefault="00E323A4" w:rsidP="00076DDE">
      <w:pPr>
        <w:spacing w:line="480" w:lineRule="auto"/>
      </w:pPr>
      <w:r>
        <w:t xml:space="preserve">As has been noted many times, “all models are wrong, but some are useful”. </w:t>
      </w:r>
      <w:r w:rsidR="008D06C0">
        <w:fldChar w:fldCharType="begin" w:fldLock="1"/>
      </w:r>
      <w:r w:rsidR="00803A7F">
        <w:instrText>ADDIN CSL_CITATION { "citationItems" : [ { "id" : "ITEM-1", "itemData" : { "DOI" : "10.1080/01621459.1976.10480949", "ISSN" : "0162-1459", "author" : [ { "dropping-particle" : "", "family" : "Box", "given" : "George E. P.", "non-dropping-particle" : "", "parse-names" : false, "suffix" : "" } ], "container-title" : "Journal of the American Statistical Association", "id" : "ITEM-1", "issue" : "356", "issued" : { "date-parts" : [ [ "1976", "12" ] ] }, "page" : "791-799", "title" : "Science and Statistics", "type" : "article-journal", "volume" : "71" }, "uris" : [ "http://www.mendeley.com/documents/?uuid=764a703d-3937-433a-bfc3-e3f0a08558b6" ] } ], "mendeley" : { "formattedCitation" : "[22]", "plainTextFormattedCitation" : "[22]", "previouslyFormattedCitation" : "[23]" }, "properties" : { "noteIndex" : 0 }, "schema" : "https://github.com/citation-style-language/schema/raw/master/csl-citation.json" }</w:instrText>
      </w:r>
      <w:r w:rsidR="008D06C0">
        <w:fldChar w:fldCharType="separate"/>
      </w:r>
      <w:r w:rsidR="00803A7F" w:rsidRPr="00803A7F">
        <w:rPr>
          <w:noProof/>
        </w:rPr>
        <w:t>[22]</w:t>
      </w:r>
      <w:r w:rsidR="008D06C0">
        <w:fldChar w:fldCharType="end"/>
      </w:r>
      <w:r w:rsidR="008D06C0">
        <w:t xml:space="preserve"> </w:t>
      </w:r>
      <w:r w:rsidR="008A3E12">
        <w:t>Our</w:t>
      </w:r>
      <w:r>
        <w:t xml:space="preserve"> model</w:t>
      </w:r>
      <w:r w:rsidR="008A3E12">
        <w:t>s are</w:t>
      </w:r>
      <w:r>
        <w:t xml:space="preserve"> ‘wrong’ in the sense that </w:t>
      </w:r>
      <w:r w:rsidR="008A3E12">
        <w:t>they</w:t>
      </w:r>
      <w:r>
        <w:t xml:space="preserve"> appl</w:t>
      </w:r>
      <w:r w:rsidR="008A3E12">
        <w:t>y</w:t>
      </w:r>
      <w:r>
        <w:t xml:space="preserve"> projected mortality rates to observed population counts for a number of consecutive years, and of course different mortality rates at any particular age would affect the number of people alive and thus exposed to the mortality rate of people one year older in the following year. </w:t>
      </w:r>
      <w:commentRangeStart w:id="127"/>
      <w:r>
        <w:t xml:space="preserve">However, we </w:t>
      </w:r>
      <w:r w:rsidR="008A3E12">
        <w:t xml:space="preserve">believe </w:t>
      </w:r>
      <w:r w:rsidR="001139AD">
        <w:t xml:space="preserve">our </w:t>
      </w:r>
      <w:r>
        <w:t xml:space="preserve">approach is appropriate for aggregate quantification of harms or benefits, because otherwise sufficiently large premature mortality could give the impression that deleterious trends are actually positive. For example, if there were a sudden rise in deaths due to cardiovascular events </w:t>
      </w:r>
      <w:r w:rsidR="003126D0">
        <w:t xml:space="preserve">occurring in populations in their late sixties there may then be a </w:t>
      </w:r>
      <w:r w:rsidR="003126D0">
        <w:lastRenderedPageBreak/>
        <w:t>fall in deaths due to cancer amongst people in their seventies a few years later</w:t>
      </w:r>
      <w:r w:rsidR="00CB02A4">
        <w:t xml:space="preserve"> as there would be fewer people left to be exposed to this risk; </w:t>
      </w:r>
      <w:r w:rsidR="003126D0">
        <w:t xml:space="preserve">this </w:t>
      </w:r>
      <w:r w:rsidR="008A3E12">
        <w:t xml:space="preserve">would </w:t>
      </w:r>
      <w:r w:rsidR="003126D0">
        <w:t xml:space="preserve">not be evidence of improvements in cancer treatment and care. </w:t>
      </w:r>
      <w:r>
        <w:t xml:space="preserve">For similar reasons, we have not altered the population sizes exposed to age-specific mortality risks in each of the years, only the degree of risks such populations are exposed to at each age.  </w:t>
      </w:r>
      <w:commentRangeEnd w:id="127"/>
      <w:r w:rsidR="00540164">
        <w:rPr>
          <w:rStyle w:val="CommentReference"/>
        </w:rPr>
        <w:commentReference w:id="127"/>
      </w:r>
    </w:p>
    <w:p w14:paraId="62D1B8A5" w14:textId="21BAC41C" w:rsidR="00776936" w:rsidDel="007405AE" w:rsidRDefault="00776936" w:rsidP="00076DDE">
      <w:pPr>
        <w:spacing w:line="480" w:lineRule="auto"/>
        <w:rPr>
          <w:del w:id="128" w:author="Jonathan Minton" w:date="2016-10-09T15:23:00Z"/>
        </w:rPr>
      </w:pPr>
      <w:del w:id="129" w:author="Jonathan Minton" w:date="2016-10-09T15:23:00Z">
        <w:r w:rsidRPr="00736234" w:rsidDel="007405AE">
          <w:rPr>
            <w:highlight w:val="yellow"/>
            <w:rPrChange w:id="130" w:author="Kate" w:date="2016-10-09T15:18:00Z">
              <w:rPr/>
            </w:rPrChange>
          </w:rPr>
          <w:delText xml:space="preserve">The issue of how to </w:delText>
        </w:r>
        <w:r w:rsidR="003126D0" w:rsidRPr="00736234" w:rsidDel="007405AE">
          <w:rPr>
            <w:highlight w:val="yellow"/>
            <w:rPrChange w:id="131" w:author="Kate" w:date="2016-10-09T15:18:00Z">
              <w:rPr/>
            </w:rPrChange>
          </w:rPr>
          <w:delText xml:space="preserve">accurately </w:delText>
        </w:r>
        <w:r w:rsidRPr="00736234" w:rsidDel="007405AE">
          <w:rPr>
            <w:highlight w:val="yellow"/>
            <w:rPrChange w:id="132" w:author="Kate" w:date="2016-10-09T15:18:00Z">
              <w:rPr/>
            </w:rPrChange>
          </w:rPr>
          <w:delText xml:space="preserve">estimate the counterfactual </w:delText>
        </w:r>
        <w:r w:rsidR="003126D0" w:rsidRPr="00736234" w:rsidDel="007405AE">
          <w:rPr>
            <w:highlight w:val="yellow"/>
            <w:rPrChange w:id="133" w:author="Kate" w:date="2016-10-09T15:18:00Z">
              <w:rPr/>
            </w:rPrChange>
          </w:rPr>
          <w:delText xml:space="preserve">is intrinsic to quantifying the consequences of different actions or clusters of actions. In </w:delText>
        </w:r>
        <w:r w:rsidR="001139AD" w:rsidRPr="00736234" w:rsidDel="007405AE">
          <w:rPr>
            <w:highlight w:val="yellow"/>
            <w:rPrChange w:id="134" w:author="Kate" w:date="2016-10-09T15:18:00Z">
              <w:rPr/>
            </w:rPrChange>
          </w:rPr>
          <w:delText xml:space="preserve">our </w:delText>
        </w:r>
        <w:r w:rsidR="008A3E12" w:rsidRPr="00736234" w:rsidDel="007405AE">
          <w:rPr>
            <w:highlight w:val="yellow"/>
            <w:rPrChange w:id="135" w:author="Kate" w:date="2016-10-09T15:18:00Z">
              <w:rPr/>
            </w:rPrChange>
          </w:rPr>
          <w:delText>study</w:delText>
        </w:r>
        <w:r w:rsidR="003126D0" w:rsidRPr="00736234" w:rsidDel="007405AE">
          <w:rPr>
            <w:highlight w:val="yellow"/>
            <w:rPrChange w:id="136" w:author="Kate" w:date="2016-10-09T15:18:00Z">
              <w:rPr/>
            </w:rPrChange>
          </w:rPr>
          <w:delText xml:space="preserve"> consequences are measured </w:delText>
        </w:r>
        <w:r w:rsidR="008A3E12" w:rsidRPr="00736234" w:rsidDel="007405AE">
          <w:rPr>
            <w:highlight w:val="yellow"/>
            <w:rPrChange w:id="137" w:author="Kate" w:date="2016-10-09T15:18:00Z">
              <w:rPr/>
            </w:rPrChange>
          </w:rPr>
          <w:delText>as</w:delText>
        </w:r>
        <w:r w:rsidR="003126D0" w:rsidRPr="00736234" w:rsidDel="007405AE">
          <w:rPr>
            <w:highlight w:val="yellow"/>
            <w:rPrChange w:id="138" w:author="Kate" w:date="2016-10-09T15:18:00Z">
              <w:rPr/>
            </w:rPrChange>
          </w:rPr>
          <w:delText xml:space="preserve"> </w:delText>
        </w:r>
        <w:r w:rsidR="008A3E12" w:rsidRPr="00736234" w:rsidDel="007405AE">
          <w:rPr>
            <w:highlight w:val="yellow"/>
            <w:rPrChange w:id="139" w:author="Kate" w:date="2016-10-09T15:18:00Z">
              <w:rPr/>
            </w:rPrChange>
          </w:rPr>
          <w:delText xml:space="preserve">excess </w:delText>
        </w:r>
        <w:r w:rsidR="003126D0" w:rsidRPr="00736234" w:rsidDel="007405AE">
          <w:rPr>
            <w:highlight w:val="yellow"/>
            <w:rPrChange w:id="140" w:author="Kate" w:date="2016-10-09T15:18:00Z">
              <w:rPr/>
            </w:rPrChange>
          </w:rPr>
          <w:delText xml:space="preserve">deaths, and the cluster of actions </w:delText>
        </w:r>
        <w:r w:rsidR="008A3E12" w:rsidRPr="00736234" w:rsidDel="007405AE">
          <w:rPr>
            <w:highlight w:val="yellow"/>
            <w:rPrChange w:id="141" w:author="Kate" w:date="2016-10-09T15:18:00Z">
              <w:rPr/>
            </w:rPrChange>
          </w:rPr>
          <w:delText>that are thought to have caused these</w:delText>
        </w:r>
        <w:r w:rsidR="003126D0" w:rsidRPr="00736234" w:rsidDel="007405AE">
          <w:rPr>
            <w:highlight w:val="yellow"/>
            <w:rPrChange w:id="142" w:author="Kate" w:date="2016-10-09T15:18:00Z">
              <w:rPr/>
            </w:rPrChange>
          </w:rPr>
          <w:delText xml:space="preserve"> deaths are known as ‘austerity’. Alternative, and arguably more sophisticated, statistical modelling strategies could </w:delText>
        </w:r>
        <w:r w:rsidR="008A3E12" w:rsidRPr="00736234" w:rsidDel="007405AE">
          <w:rPr>
            <w:highlight w:val="yellow"/>
            <w:rPrChange w:id="143" w:author="Kate" w:date="2016-10-09T15:18:00Z">
              <w:rPr/>
            </w:rPrChange>
          </w:rPr>
          <w:delText>be applied</w:delText>
        </w:r>
        <w:r w:rsidR="00E22B24" w:rsidRPr="00736234" w:rsidDel="007405AE">
          <w:rPr>
            <w:highlight w:val="yellow"/>
            <w:rPrChange w:id="144" w:author="Kate" w:date="2016-10-09T15:18:00Z">
              <w:rPr/>
            </w:rPrChange>
          </w:rPr>
          <w:delText xml:space="preserve">, and the actuarial estimates of excess deaths produced would change. However </w:delText>
        </w:r>
        <w:r w:rsidR="00424B52" w:rsidRPr="00736234" w:rsidDel="007405AE">
          <w:rPr>
            <w:highlight w:val="yellow"/>
            <w:rPrChange w:id="145" w:author="Kate" w:date="2016-10-09T15:18:00Z">
              <w:rPr/>
            </w:rPrChange>
          </w:rPr>
          <w:delText>the sensitivity analysis included in our appendix suggests that, if anything more sophisticated model</w:delText>
        </w:r>
        <w:r w:rsidR="008A3E12" w:rsidRPr="00736234" w:rsidDel="007405AE">
          <w:rPr>
            <w:highlight w:val="yellow"/>
            <w:rPrChange w:id="146" w:author="Kate" w:date="2016-10-09T15:18:00Z">
              <w:rPr/>
            </w:rPrChange>
          </w:rPr>
          <w:delText xml:space="preserve">s </w:delText>
        </w:r>
        <w:r w:rsidR="00424B52" w:rsidRPr="00736234" w:rsidDel="007405AE">
          <w:rPr>
            <w:highlight w:val="yellow"/>
            <w:rPrChange w:id="147" w:author="Kate" w:date="2016-10-09T15:18:00Z">
              <w:rPr/>
            </w:rPrChange>
          </w:rPr>
          <w:delText xml:space="preserve">produce less conservative </w:delText>
        </w:r>
        <w:commentRangeStart w:id="148"/>
        <w:r w:rsidR="00424B52" w:rsidRPr="00736234" w:rsidDel="007405AE">
          <w:rPr>
            <w:highlight w:val="yellow"/>
            <w:rPrChange w:id="149" w:author="Kate" w:date="2016-10-09T15:18:00Z">
              <w:rPr/>
            </w:rPrChange>
          </w:rPr>
          <w:delText>results</w:delText>
        </w:r>
        <w:commentRangeEnd w:id="148"/>
        <w:r w:rsidR="00736234" w:rsidDel="007405AE">
          <w:rPr>
            <w:rStyle w:val="CommentReference"/>
          </w:rPr>
          <w:commentReference w:id="148"/>
        </w:r>
        <w:r w:rsidR="00424B52" w:rsidRPr="00736234" w:rsidDel="007405AE">
          <w:rPr>
            <w:highlight w:val="yellow"/>
            <w:rPrChange w:id="150" w:author="Kate" w:date="2016-10-09T15:18:00Z">
              <w:rPr/>
            </w:rPrChange>
          </w:rPr>
          <w:delText>.</w:delText>
        </w:r>
        <w:r w:rsidR="00424B52" w:rsidDel="007405AE">
          <w:delText xml:space="preserve"> </w:delText>
        </w:r>
      </w:del>
    </w:p>
    <w:p w14:paraId="716CFC8E" w14:textId="7D21C1A7" w:rsidR="00265747" w:rsidRDefault="00265747" w:rsidP="00076DDE">
      <w:pPr>
        <w:spacing w:line="480" w:lineRule="auto"/>
        <w:rPr>
          <w:ins w:id="151" w:author="Green, Mark" w:date="2016-10-07T17:33:00Z"/>
        </w:rPr>
      </w:pPr>
      <w:ins w:id="152" w:author="Green, Mark" w:date="2016-10-07T17:33:00Z">
        <w:r>
          <w:t>Conclusion</w:t>
        </w:r>
        <w:del w:id="153" w:author="Jonathan Minton" w:date="2016-10-09T15:23:00Z">
          <w:r w:rsidDel="007405AE">
            <w:delText>?</w:delText>
          </w:r>
        </w:del>
      </w:ins>
    </w:p>
    <w:p w14:paraId="7AFD28A8" w14:textId="4E03788E" w:rsidR="00E22B24" w:rsidRPr="00BB5431" w:rsidRDefault="00C5674C" w:rsidP="00076DDE">
      <w:pPr>
        <w:spacing w:line="480" w:lineRule="auto"/>
      </w:pPr>
      <w:r>
        <w:t xml:space="preserve">Overall, the model estimates suggest there has been a deleterious shift in ‘the fundamentals’ of mortality improvements, similar to that seen after 2008 in economic growth, and that this has resulted </w:t>
      </w:r>
      <w:ins w:id="154" w:author="Kate" w:date="2016-10-08T17:50:00Z">
        <w:r w:rsidR="00736234">
          <w:t xml:space="preserve">in </w:t>
        </w:r>
      </w:ins>
      <w:r w:rsidR="00420F9A">
        <w:t xml:space="preserve">many </w:t>
      </w:r>
      <w:r>
        <w:t xml:space="preserve">more deaths that would otherwise have been expected. </w:t>
      </w:r>
      <w:r w:rsidR="00CB02A4">
        <w:t>But u</w:t>
      </w:r>
      <w:r>
        <w:t>nlike the change to the fundamental of economic growth, which occurred after 2008, mortality trends worsened in England and Wales after 2012</w:t>
      </w:r>
      <w:r w:rsidR="00CB02A4">
        <w:t xml:space="preserve">, and have tended to become progressively worse each year since. </w:t>
      </w:r>
      <w:del w:id="155" w:author="Green, Mark" w:date="2016-10-07T17:34:00Z">
        <w:r w:rsidR="00CB02A4">
          <w:delText xml:space="preserve">This again highlights the importance of considering the effects of recessions, and political responses to recessions, as having distinct effects on population health. </w:delText>
        </w:r>
      </w:del>
      <w:r w:rsidR="00CB02A4">
        <w:t>Despite the relatively generous political support for pensions through the ‘Triple Lock’ guarantee, and the shockingly harsh increases in conditionality and sanctioning for recipients of working age unemployment s</w:t>
      </w:r>
      <w:r w:rsidR="00420F9A">
        <w:t>ocial security, it is amongst the elderly</w:t>
      </w:r>
      <w:r w:rsidR="00803A7F">
        <w:t>,</w:t>
      </w:r>
      <w:r w:rsidR="00420F9A">
        <w:t xml:space="preserve"> rather than working age</w:t>
      </w:r>
      <w:r w:rsidR="00803A7F">
        <w:t>,</w:t>
      </w:r>
      <w:r w:rsidR="00420F9A">
        <w:t xml:space="preserve"> that the human costs of worsening public service provision can be counted in additional deaths by the tens of </w:t>
      </w:r>
      <w:proofErr w:type="spellStart"/>
      <w:r w:rsidR="00420F9A">
        <w:t>thousand</w:t>
      </w:r>
      <w:proofErr w:type="spellEnd"/>
      <w:r w:rsidR="00420F9A">
        <w:t xml:space="preserve">. </w:t>
      </w:r>
    </w:p>
    <w:p w14:paraId="20ED7497" w14:textId="77777777" w:rsidR="00D80E19" w:rsidRDefault="00D80E19" w:rsidP="00076DDE">
      <w:pPr>
        <w:spacing w:line="480" w:lineRule="auto"/>
      </w:pPr>
    </w:p>
    <w:p w14:paraId="509E80B9"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lastRenderedPageBreak/>
        <w:br w:type="page"/>
      </w:r>
    </w:p>
    <w:p w14:paraId="6BBD1810" w14:textId="77777777" w:rsidR="00D80E19" w:rsidRDefault="00D80E19" w:rsidP="00076DDE">
      <w:pPr>
        <w:pStyle w:val="Heading1"/>
        <w:spacing w:line="480" w:lineRule="auto"/>
      </w:pPr>
      <w:commentRangeStart w:id="156"/>
      <w:r>
        <w:lastRenderedPageBreak/>
        <w:t xml:space="preserve">References </w:t>
      </w:r>
      <w:commentRangeEnd w:id="156"/>
      <w:r w:rsidR="000B273E">
        <w:rPr>
          <w:rStyle w:val="CommentReference"/>
          <w:rFonts w:asciiTheme="minorHAnsi" w:eastAsiaTheme="minorHAnsi" w:hAnsiTheme="minorHAnsi" w:cstheme="minorBidi"/>
          <w:color w:val="auto"/>
        </w:rPr>
        <w:commentReference w:id="156"/>
      </w:r>
    </w:p>
    <w:p w14:paraId="50511C5E" w14:textId="77777777" w:rsidR="00D80E19" w:rsidRDefault="00D80E19" w:rsidP="00076DDE">
      <w:pPr>
        <w:spacing w:line="480" w:lineRule="auto"/>
      </w:pPr>
    </w:p>
    <w:p w14:paraId="204BBF3A" w14:textId="5DE71DC2" w:rsidR="00803A7F" w:rsidRPr="00803A7F" w:rsidRDefault="001862B7" w:rsidP="00803A7F">
      <w:pPr>
        <w:widowControl w:val="0"/>
        <w:autoSpaceDE w:val="0"/>
        <w:autoSpaceDN w:val="0"/>
        <w:adjustRightInd w:val="0"/>
        <w:spacing w:line="48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803A7F" w:rsidRPr="00803A7F">
        <w:rPr>
          <w:rFonts w:ascii="Calibri" w:hAnsi="Calibri" w:cs="Times New Roman"/>
          <w:noProof/>
          <w:szCs w:val="24"/>
        </w:rPr>
        <w:t xml:space="preserve">1 </w:t>
      </w:r>
      <w:r w:rsidR="00803A7F" w:rsidRPr="00803A7F">
        <w:rPr>
          <w:rFonts w:ascii="Calibri" w:hAnsi="Calibri" w:cs="Times New Roman"/>
          <w:noProof/>
          <w:szCs w:val="24"/>
        </w:rPr>
        <w:tab/>
        <w:t xml:space="preserve">Loopstra R, McKee M, Katikireddi S V., </w:t>
      </w:r>
      <w:r w:rsidR="00803A7F" w:rsidRPr="00803A7F">
        <w:rPr>
          <w:rFonts w:ascii="Calibri" w:hAnsi="Calibri" w:cs="Times New Roman"/>
          <w:i/>
          <w:iCs/>
          <w:noProof/>
          <w:szCs w:val="24"/>
        </w:rPr>
        <w:t>et al.</w:t>
      </w:r>
      <w:r w:rsidR="00803A7F" w:rsidRPr="00803A7F">
        <w:rPr>
          <w:rFonts w:ascii="Calibri" w:hAnsi="Calibri" w:cs="Times New Roman"/>
          <w:noProof/>
          <w:szCs w:val="24"/>
        </w:rPr>
        <w:t xml:space="preserve"> Austerity and old-age mortality in England: a longitudinal cross-local area analysis, 2007-2013. </w:t>
      </w:r>
      <w:r w:rsidR="00803A7F" w:rsidRPr="00803A7F">
        <w:rPr>
          <w:rFonts w:ascii="Calibri" w:hAnsi="Calibri" w:cs="Times New Roman"/>
          <w:i/>
          <w:iCs/>
          <w:noProof/>
          <w:szCs w:val="24"/>
        </w:rPr>
        <w:t>J R Soc Med</w:t>
      </w:r>
      <w:r w:rsidR="00803A7F" w:rsidRPr="00803A7F">
        <w:rPr>
          <w:rFonts w:ascii="Calibri" w:hAnsi="Calibri" w:cs="Times New Roman"/>
          <w:noProof/>
          <w:szCs w:val="24"/>
        </w:rPr>
        <w:t xml:space="preserve"> 2016;</w:t>
      </w:r>
      <w:r w:rsidR="00803A7F" w:rsidRPr="00803A7F">
        <w:rPr>
          <w:rFonts w:ascii="Calibri" w:hAnsi="Calibri" w:cs="Times New Roman"/>
          <w:b/>
          <w:bCs/>
          <w:noProof/>
          <w:szCs w:val="24"/>
        </w:rPr>
        <w:t>109</w:t>
      </w:r>
      <w:r w:rsidR="00803A7F" w:rsidRPr="00803A7F">
        <w:rPr>
          <w:rFonts w:ascii="Calibri" w:hAnsi="Calibri" w:cs="Times New Roman"/>
          <w:noProof/>
          <w:szCs w:val="24"/>
        </w:rPr>
        <w:t>:109–16. doi:10.1177/0141076816632215</w:t>
      </w:r>
    </w:p>
    <w:p w14:paraId="14F3D00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 </w:t>
      </w:r>
      <w:r w:rsidRPr="00803A7F">
        <w:rPr>
          <w:rFonts w:ascii="Calibri" w:hAnsi="Calibri" w:cs="Times New Roman"/>
          <w:noProof/>
          <w:szCs w:val="24"/>
        </w:rPr>
        <w:tab/>
        <w:t xml:space="preserve">Dorling D. Why are old people in Britain dying before their time? </w:t>
      </w:r>
      <w:r w:rsidRPr="00803A7F">
        <w:rPr>
          <w:rFonts w:ascii="Calibri" w:hAnsi="Calibri" w:cs="Times New Roman"/>
          <w:i/>
          <w:iCs/>
          <w:noProof/>
          <w:szCs w:val="24"/>
        </w:rPr>
        <w:t>New Statesman</w:t>
      </w:r>
      <w:r w:rsidRPr="00803A7F">
        <w:rPr>
          <w:rFonts w:ascii="Calibri" w:hAnsi="Calibri" w:cs="Times New Roman"/>
          <w:noProof/>
          <w:szCs w:val="24"/>
        </w:rPr>
        <w:t xml:space="preserve"> 2014;:34–8.http://www.newstatesman.com/politics/2014/02/why-are-old-people-britain-dying-their-time</w:t>
      </w:r>
    </w:p>
    <w:p w14:paraId="687FE8E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3 </w:t>
      </w:r>
      <w:r w:rsidRPr="00803A7F">
        <w:rPr>
          <w:rFonts w:ascii="Calibri" w:hAnsi="Calibri" w:cs="Times New Roman"/>
          <w:noProof/>
          <w:szCs w:val="24"/>
        </w:rPr>
        <w:tab/>
        <w:t>Public Health England. Recent trends in life expectancy at older ages. London: 2015. https://www.gov.uk/government/uploads/system/uploads/attachment_data/file/403477/Recent_trends_in_life_expectancy_at_older_ages.pdf</w:t>
      </w:r>
    </w:p>
    <w:p w14:paraId="0E17537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4 </w:t>
      </w:r>
      <w:r w:rsidRPr="00803A7F">
        <w:rPr>
          <w:rFonts w:ascii="Calibri" w:hAnsi="Calibri" w:cs="Times New Roman"/>
          <w:noProof/>
          <w:szCs w:val="24"/>
        </w:rPr>
        <w:tab/>
        <w:t>Green M, Dorling D, Minton J. The Geography of a rapid rise in mortality in England and Wales, 2014-2015. 2016.</w:t>
      </w:r>
    </w:p>
    <w:p w14:paraId="2FE8E840"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5 </w:t>
      </w:r>
      <w:r w:rsidRPr="00803A7F">
        <w:rPr>
          <w:rFonts w:ascii="Calibri" w:hAnsi="Calibri" w:cs="Times New Roman"/>
          <w:noProof/>
          <w:szCs w:val="24"/>
        </w:rPr>
        <w:tab/>
        <w:t xml:space="preserve">Minton J, Shaw R, Green M, </w:t>
      </w:r>
      <w:r w:rsidRPr="00803A7F">
        <w:rPr>
          <w:rFonts w:ascii="Calibri" w:hAnsi="Calibri" w:cs="Times New Roman"/>
          <w:i/>
          <w:iCs/>
          <w:noProof/>
          <w:szCs w:val="24"/>
        </w:rPr>
        <w:t>et al.</w:t>
      </w:r>
      <w:r w:rsidRPr="00803A7F">
        <w:rPr>
          <w:rFonts w:ascii="Calibri" w:hAnsi="Calibri" w:cs="Times New Roman"/>
          <w:noProof/>
          <w:szCs w:val="24"/>
        </w:rPr>
        <w:t xml:space="preserve"> Two cheers for a small giant? Why we need better ways of seeing data. A commentary on: ‘Rising morbidity and mortality in midlife among white non-Hispanic (WNH) Americans in the 21st century’. </w:t>
      </w:r>
      <w:r w:rsidRPr="00803A7F">
        <w:rPr>
          <w:rFonts w:ascii="Calibri" w:hAnsi="Calibri" w:cs="Times New Roman"/>
          <w:i/>
          <w:iCs/>
          <w:noProof/>
          <w:szCs w:val="24"/>
        </w:rPr>
        <w:t>Int J Epidemiol</w:t>
      </w:r>
      <w:r w:rsidRPr="00803A7F">
        <w:rPr>
          <w:rFonts w:ascii="Calibri" w:hAnsi="Calibri" w:cs="Times New Roman"/>
          <w:noProof/>
          <w:szCs w:val="24"/>
        </w:rPr>
        <w:t xml:space="preserve"> Published Online First: 2016. doi:10.1093/ije/dyw095</w:t>
      </w:r>
    </w:p>
    <w:p w14:paraId="15229CB2"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6 </w:t>
      </w:r>
      <w:r w:rsidRPr="00803A7F">
        <w:rPr>
          <w:rFonts w:ascii="Calibri" w:hAnsi="Calibri" w:cs="Times New Roman"/>
          <w:noProof/>
          <w:szCs w:val="24"/>
        </w:rPr>
        <w:tab/>
        <w:t xml:space="preserve">Woolf SH, Johnson RE, Phillips RL, </w:t>
      </w:r>
      <w:r w:rsidRPr="00803A7F">
        <w:rPr>
          <w:rFonts w:ascii="Calibri" w:hAnsi="Calibri" w:cs="Times New Roman"/>
          <w:i/>
          <w:iCs/>
          <w:noProof/>
          <w:szCs w:val="24"/>
        </w:rPr>
        <w:t>et al.</w:t>
      </w:r>
      <w:r w:rsidRPr="00803A7F">
        <w:rPr>
          <w:rFonts w:ascii="Calibri" w:hAnsi="Calibri" w:cs="Times New Roman"/>
          <w:noProof/>
          <w:szCs w:val="24"/>
        </w:rPr>
        <w:t xml:space="preserve"> Giving Everyone the Health of the Educated: An Examination of Whether Social Change Would Save More Lives Than Medical Advances. </w:t>
      </w:r>
      <w:r w:rsidRPr="00803A7F">
        <w:rPr>
          <w:rFonts w:ascii="Calibri" w:hAnsi="Calibri" w:cs="Times New Roman"/>
          <w:i/>
          <w:iCs/>
          <w:noProof/>
          <w:szCs w:val="24"/>
        </w:rPr>
        <w:t>Am J Public Health</w:t>
      </w:r>
      <w:r w:rsidRPr="00803A7F">
        <w:rPr>
          <w:rFonts w:ascii="Calibri" w:hAnsi="Calibri" w:cs="Times New Roman"/>
          <w:noProof/>
          <w:szCs w:val="24"/>
        </w:rPr>
        <w:t xml:space="preserve"> 2007;</w:t>
      </w:r>
      <w:r w:rsidRPr="00803A7F">
        <w:rPr>
          <w:rFonts w:ascii="Calibri" w:hAnsi="Calibri" w:cs="Times New Roman"/>
          <w:b/>
          <w:bCs/>
          <w:noProof/>
          <w:szCs w:val="24"/>
        </w:rPr>
        <w:t>97</w:t>
      </w:r>
      <w:r w:rsidRPr="00803A7F">
        <w:rPr>
          <w:rFonts w:ascii="Calibri" w:hAnsi="Calibri" w:cs="Times New Roman"/>
          <w:noProof/>
          <w:szCs w:val="24"/>
        </w:rPr>
        <w:t>:679–83. doi:10.2105/AJPH.2005.084848</w:t>
      </w:r>
    </w:p>
    <w:p w14:paraId="6BE20A0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7 </w:t>
      </w:r>
      <w:r w:rsidRPr="00803A7F">
        <w:rPr>
          <w:rFonts w:ascii="Calibri" w:hAnsi="Calibri" w:cs="Times New Roman"/>
          <w:noProof/>
          <w:szCs w:val="24"/>
        </w:rPr>
        <w:tab/>
        <w:t xml:space="preserve">Leon DA. Trends in European life expectancy: a salutary view. </w:t>
      </w:r>
      <w:r w:rsidRPr="00803A7F">
        <w:rPr>
          <w:rFonts w:ascii="Calibri" w:hAnsi="Calibri" w:cs="Times New Roman"/>
          <w:i/>
          <w:iCs/>
          <w:noProof/>
          <w:szCs w:val="24"/>
        </w:rPr>
        <w:t>Int J Epidemiol</w:t>
      </w:r>
      <w:r w:rsidRPr="00803A7F">
        <w:rPr>
          <w:rFonts w:ascii="Calibri" w:hAnsi="Calibri" w:cs="Times New Roman"/>
          <w:noProof/>
          <w:szCs w:val="24"/>
        </w:rPr>
        <w:t xml:space="preserve"> 2011;</w:t>
      </w:r>
      <w:r w:rsidRPr="00803A7F">
        <w:rPr>
          <w:rFonts w:ascii="Calibri" w:hAnsi="Calibri" w:cs="Times New Roman"/>
          <w:b/>
          <w:bCs/>
          <w:noProof/>
          <w:szCs w:val="24"/>
        </w:rPr>
        <w:t>40</w:t>
      </w:r>
      <w:r w:rsidRPr="00803A7F">
        <w:rPr>
          <w:rFonts w:ascii="Calibri" w:hAnsi="Calibri" w:cs="Times New Roman"/>
          <w:noProof/>
          <w:szCs w:val="24"/>
        </w:rPr>
        <w:t>:271–7. doi:10.1093/ije/dyr061</w:t>
      </w:r>
    </w:p>
    <w:p w14:paraId="59A8165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8 </w:t>
      </w:r>
      <w:r w:rsidRPr="00803A7F">
        <w:rPr>
          <w:rFonts w:ascii="Calibri" w:hAnsi="Calibri" w:cs="Times New Roman"/>
          <w:noProof/>
          <w:szCs w:val="24"/>
        </w:rPr>
        <w:tab/>
        <w:t xml:space="preserve">Human Mortality Database. Univ. California, Berkeley (USA), Max Plank Inst. Demogr. Res. </w:t>
      </w:r>
      <w:r w:rsidRPr="00803A7F">
        <w:rPr>
          <w:rFonts w:ascii="Calibri" w:hAnsi="Calibri" w:cs="Times New Roman"/>
          <w:noProof/>
          <w:szCs w:val="24"/>
        </w:rPr>
        <w:lastRenderedPageBreak/>
        <w:t>2014.www.mortality.org</w:t>
      </w:r>
    </w:p>
    <w:p w14:paraId="206F145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9 </w:t>
      </w:r>
      <w:r w:rsidRPr="00803A7F">
        <w:rPr>
          <w:rFonts w:ascii="Calibri" w:hAnsi="Calibri" w:cs="Times New Roman"/>
          <w:noProof/>
          <w:szCs w:val="24"/>
        </w:rPr>
        <w:tab/>
        <w:t xml:space="preserve">Stuckler D, Basu S. </w:t>
      </w:r>
      <w:r w:rsidRPr="00803A7F">
        <w:rPr>
          <w:rFonts w:ascii="Calibri" w:hAnsi="Calibri" w:cs="Times New Roman"/>
          <w:i/>
          <w:iCs/>
          <w:noProof/>
          <w:szCs w:val="24"/>
        </w:rPr>
        <w:t>The Body Economic: Eight experiments in economic recovery, from Iceland to Greece</w:t>
      </w:r>
      <w:r w:rsidRPr="00803A7F">
        <w:rPr>
          <w:rFonts w:ascii="Calibri" w:hAnsi="Calibri" w:cs="Times New Roman"/>
          <w:noProof/>
          <w:szCs w:val="24"/>
        </w:rPr>
        <w:t xml:space="preserve">. London: : Penguin 2013. </w:t>
      </w:r>
    </w:p>
    <w:p w14:paraId="606C925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10 </w:t>
      </w:r>
      <w:r w:rsidRPr="00803A7F">
        <w:rPr>
          <w:rFonts w:ascii="Calibri" w:hAnsi="Calibri" w:cs="Times New Roman"/>
          <w:noProof/>
          <w:szCs w:val="24"/>
        </w:rPr>
        <w:tab/>
        <w:t>Mills J. File containing number of death registrations by single year of age for England &amp; Wales and the UK 1961-2014; and Mid-year population estimates by single year of age for England &amp; Wales and the UK 1961-2014. 2015.https://www.ons.gov.uk/file?uri=/peoplepopulationandcommunity/populationandmigration/populationestimates/adhocs/005825populationestimatesforenglandandwales1961to2014singleyearofage0to105/ewuksyoadeathspopdata19612014cmifilevaluesforissue10122015.xls</w:t>
      </w:r>
    </w:p>
    <w:p w14:paraId="4037F98A"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11 </w:t>
      </w:r>
      <w:r w:rsidRPr="00803A7F">
        <w:rPr>
          <w:rFonts w:ascii="Calibri" w:hAnsi="Calibri" w:cs="Times New Roman"/>
          <w:noProof/>
          <w:szCs w:val="24"/>
        </w:rPr>
        <w:tab/>
        <w:t>ONS. UK Mid year estimates 2015. 2016.https://www.ons.gov.uk/file?uri=/peoplepopulationandcommunity/populationandmigration/populationestimates/datasets/populationestimatesforukenglandandwalesscotlandandnorthernireland/mid2015/ukmye2015.zip</w:t>
      </w:r>
    </w:p>
    <w:p w14:paraId="3E6CF15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12 </w:t>
      </w:r>
      <w:r w:rsidRPr="00803A7F">
        <w:rPr>
          <w:rFonts w:ascii="Calibri" w:hAnsi="Calibri" w:cs="Times New Roman"/>
          <w:noProof/>
          <w:szCs w:val="24"/>
        </w:rPr>
        <w:tab/>
        <w:t xml:space="preserve">Gompertz B. On the Nature of the Function Expressive of the Law of Human Mortality, and on a New Mode of Determining the Value of Life Contingencies. </w:t>
      </w:r>
      <w:r w:rsidRPr="00803A7F">
        <w:rPr>
          <w:rFonts w:ascii="Calibri" w:hAnsi="Calibri" w:cs="Times New Roman"/>
          <w:i/>
          <w:iCs/>
          <w:noProof/>
          <w:szCs w:val="24"/>
        </w:rPr>
        <w:t>Philos Trans R Soc London</w:t>
      </w:r>
      <w:r w:rsidRPr="00803A7F">
        <w:rPr>
          <w:rFonts w:ascii="Calibri" w:hAnsi="Calibri" w:cs="Times New Roman"/>
          <w:noProof/>
          <w:szCs w:val="24"/>
        </w:rPr>
        <w:t xml:space="preserve"> 1825;</w:t>
      </w:r>
      <w:r w:rsidRPr="00803A7F">
        <w:rPr>
          <w:rFonts w:ascii="Calibri" w:hAnsi="Calibri" w:cs="Times New Roman"/>
          <w:b/>
          <w:bCs/>
          <w:noProof/>
          <w:szCs w:val="24"/>
        </w:rPr>
        <w:t>115</w:t>
      </w:r>
      <w:r w:rsidRPr="00803A7F">
        <w:rPr>
          <w:rFonts w:ascii="Calibri" w:hAnsi="Calibri" w:cs="Times New Roman"/>
          <w:noProof/>
          <w:szCs w:val="24"/>
        </w:rPr>
        <w:t>:513–83. doi:10.1098/rstl.1825.0026</w:t>
      </w:r>
    </w:p>
    <w:p w14:paraId="7474222C"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13 </w:t>
      </w:r>
      <w:r w:rsidRPr="00803A7F">
        <w:rPr>
          <w:rFonts w:ascii="Calibri" w:hAnsi="Calibri" w:cs="Times New Roman"/>
          <w:noProof/>
          <w:szCs w:val="24"/>
        </w:rPr>
        <w:tab/>
        <w:t xml:space="preserve">Makeham WM. On the Law of Mortality and the Construction of Annuity Tables. </w:t>
      </w:r>
      <w:r w:rsidRPr="00803A7F">
        <w:rPr>
          <w:rFonts w:ascii="Calibri" w:hAnsi="Calibri" w:cs="Times New Roman"/>
          <w:i/>
          <w:iCs/>
          <w:noProof/>
          <w:szCs w:val="24"/>
        </w:rPr>
        <w:t>Assur Mag J Inst Actuar</w:t>
      </w:r>
      <w:r w:rsidRPr="00803A7F">
        <w:rPr>
          <w:rFonts w:ascii="Calibri" w:hAnsi="Calibri" w:cs="Times New Roman"/>
          <w:noProof/>
          <w:szCs w:val="24"/>
        </w:rPr>
        <w:t xml:space="preserve"> 1860;</w:t>
      </w:r>
      <w:r w:rsidRPr="00803A7F">
        <w:rPr>
          <w:rFonts w:ascii="Calibri" w:hAnsi="Calibri" w:cs="Times New Roman"/>
          <w:b/>
          <w:bCs/>
          <w:noProof/>
          <w:szCs w:val="24"/>
        </w:rPr>
        <w:t>8</w:t>
      </w:r>
      <w:r w:rsidRPr="00803A7F">
        <w:rPr>
          <w:rFonts w:ascii="Calibri" w:hAnsi="Calibri" w:cs="Times New Roman"/>
          <w:noProof/>
          <w:szCs w:val="24"/>
        </w:rPr>
        <w:t>:301–10. doi:10.2307/41134925</w:t>
      </w:r>
    </w:p>
    <w:p w14:paraId="264FE454"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14 </w:t>
      </w:r>
      <w:r w:rsidRPr="00803A7F">
        <w:rPr>
          <w:rFonts w:ascii="Calibri" w:hAnsi="Calibri" w:cs="Times New Roman"/>
          <w:noProof/>
          <w:szCs w:val="24"/>
        </w:rPr>
        <w:tab/>
        <w:t xml:space="preserve">Newton JN, Briggs ADM, Murray CJL, </w:t>
      </w:r>
      <w:r w:rsidRPr="00803A7F">
        <w:rPr>
          <w:rFonts w:ascii="Calibri" w:hAnsi="Calibri" w:cs="Times New Roman"/>
          <w:i/>
          <w:iCs/>
          <w:noProof/>
          <w:szCs w:val="24"/>
        </w:rPr>
        <w:t>et al.</w:t>
      </w:r>
      <w:r w:rsidRPr="00803A7F">
        <w:rPr>
          <w:rFonts w:ascii="Calibri" w:hAnsi="Calibri" w:cs="Times New Roman"/>
          <w:noProof/>
          <w:szCs w:val="24"/>
        </w:rPr>
        <w:t xml:space="preserve"> Changes in health in England, with analysis by English regions and areas of deprivation, 1990–2013. </w:t>
      </w:r>
      <w:r w:rsidRPr="00803A7F">
        <w:rPr>
          <w:rFonts w:ascii="Calibri" w:hAnsi="Calibri" w:cs="Times New Roman"/>
          <w:i/>
          <w:iCs/>
          <w:noProof/>
          <w:szCs w:val="24"/>
        </w:rPr>
        <w:t>Lancet</w:t>
      </w:r>
      <w:r w:rsidRPr="00803A7F">
        <w:rPr>
          <w:rFonts w:ascii="Calibri" w:hAnsi="Calibri" w:cs="Times New Roman"/>
          <w:noProof/>
          <w:szCs w:val="24"/>
        </w:rPr>
        <w:t xml:space="preserve"> Published Online First: 2015. doi:10.1016/S0140-6736(15)00195-6</w:t>
      </w:r>
    </w:p>
    <w:p w14:paraId="61F7252F"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15 </w:t>
      </w:r>
      <w:r w:rsidRPr="00803A7F">
        <w:rPr>
          <w:rFonts w:ascii="Calibri" w:hAnsi="Calibri" w:cs="Times New Roman"/>
          <w:noProof/>
          <w:szCs w:val="24"/>
        </w:rPr>
        <w:tab/>
        <w:t>ONS. Measuring National well-being: Life in the UK: 2016. http://www.ons.gov.uk/peoplepopulationandcommunity/wellbeing/articles/measuringnatio</w:t>
      </w:r>
      <w:r w:rsidRPr="00803A7F">
        <w:rPr>
          <w:rFonts w:ascii="Calibri" w:hAnsi="Calibri" w:cs="Times New Roman"/>
          <w:noProof/>
          <w:szCs w:val="24"/>
        </w:rPr>
        <w:lastRenderedPageBreak/>
        <w:t>nalwellbeing/2016</w:t>
      </w:r>
    </w:p>
    <w:p w14:paraId="615A5E8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16 </w:t>
      </w:r>
      <w:r w:rsidRPr="00803A7F">
        <w:rPr>
          <w:rFonts w:ascii="Calibri" w:hAnsi="Calibri" w:cs="Times New Roman"/>
          <w:noProof/>
          <w:szCs w:val="24"/>
        </w:rPr>
        <w:tab/>
        <w:t xml:space="preserve">Parkinson J, Minton J, Lewsey J, </w:t>
      </w:r>
      <w:r w:rsidRPr="00803A7F">
        <w:rPr>
          <w:rFonts w:ascii="Calibri" w:hAnsi="Calibri" w:cs="Times New Roman"/>
          <w:i/>
          <w:iCs/>
          <w:noProof/>
          <w:szCs w:val="24"/>
        </w:rPr>
        <w:t>et al.</w:t>
      </w:r>
      <w:r w:rsidRPr="00803A7F">
        <w:rPr>
          <w:rFonts w:ascii="Calibri" w:hAnsi="Calibri" w:cs="Times New Roman"/>
          <w:noProof/>
          <w:szCs w:val="24"/>
        </w:rPr>
        <w:t xml:space="preserve"> Recent cohort effects in suicide in Scotland: a legacy of the 1980s? </w:t>
      </w:r>
      <w:r w:rsidRPr="00803A7F">
        <w:rPr>
          <w:rFonts w:ascii="Calibri" w:hAnsi="Calibri" w:cs="Times New Roman"/>
          <w:i/>
          <w:iCs/>
          <w:noProof/>
          <w:szCs w:val="24"/>
        </w:rPr>
        <w:t>Under Rev</w:t>
      </w:r>
    </w:p>
    <w:p w14:paraId="62E954C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17 </w:t>
      </w:r>
      <w:r w:rsidRPr="00803A7F">
        <w:rPr>
          <w:rFonts w:ascii="Calibri" w:hAnsi="Calibri" w:cs="Times New Roman"/>
          <w:noProof/>
          <w:szCs w:val="24"/>
        </w:rPr>
        <w:tab/>
        <w:t xml:space="preserve">Lambie-Mumford H, Green MA. Austerity, welfare reform and the rising use of food banks by children in England and Wales. </w:t>
      </w:r>
      <w:r w:rsidRPr="00803A7F">
        <w:rPr>
          <w:rFonts w:ascii="Calibri" w:hAnsi="Calibri" w:cs="Times New Roman"/>
          <w:i/>
          <w:iCs/>
          <w:noProof/>
          <w:szCs w:val="24"/>
        </w:rPr>
        <w:t>Area</w:t>
      </w:r>
      <w:r w:rsidRPr="00803A7F">
        <w:rPr>
          <w:rFonts w:ascii="Calibri" w:hAnsi="Calibri" w:cs="Times New Roman"/>
          <w:noProof/>
          <w:szCs w:val="24"/>
        </w:rPr>
        <w:t xml:space="preserve"> 2015;:n/a-n/a. doi:10.1111/area.12233</w:t>
      </w:r>
    </w:p>
    <w:p w14:paraId="2C675507"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18 </w:t>
      </w:r>
      <w:r w:rsidRPr="00803A7F">
        <w:rPr>
          <w:rFonts w:ascii="Calibri" w:hAnsi="Calibri" w:cs="Times New Roman"/>
          <w:noProof/>
          <w:szCs w:val="24"/>
        </w:rPr>
        <w:tab/>
        <w:t>Thurley D. State Pension uprating - 2010 onwards. London: 2016. http://researchbriefings.files.parliament.uk/documents/SN05649/SN05649.pdf</w:t>
      </w:r>
    </w:p>
    <w:p w14:paraId="1335C07E"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19 </w:t>
      </w:r>
      <w:r w:rsidRPr="00803A7F">
        <w:rPr>
          <w:rFonts w:ascii="Calibri" w:hAnsi="Calibri" w:cs="Times New Roman"/>
          <w:noProof/>
          <w:szCs w:val="24"/>
        </w:rPr>
        <w:tab/>
        <w:t xml:space="preserve">Lafond S, Arora S, Charlesworth A, </w:t>
      </w:r>
      <w:r w:rsidRPr="00803A7F">
        <w:rPr>
          <w:rFonts w:ascii="Calibri" w:hAnsi="Calibri" w:cs="Times New Roman"/>
          <w:i/>
          <w:iCs/>
          <w:noProof/>
          <w:szCs w:val="24"/>
        </w:rPr>
        <w:t>et al.</w:t>
      </w:r>
      <w:r w:rsidRPr="00803A7F">
        <w:rPr>
          <w:rFonts w:ascii="Calibri" w:hAnsi="Calibri" w:cs="Times New Roman"/>
          <w:noProof/>
          <w:szCs w:val="24"/>
        </w:rPr>
        <w:t xml:space="preserve"> Into the red? The state of the NHS’ finances: An analysis of NHS expenditure between 2010 and 2014. 2014. http://www.nuffieldtrust.org.uk/sites/files/nuffield/publication/into-the-red-report.pdf</w:t>
      </w:r>
    </w:p>
    <w:p w14:paraId="1026582D"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20 </w:t>
      </w:r>
      <w:r w:rsidRPr="00803A7F">
        <w:rPr>
          <w:rFonts w:ascii="Calibri" w:hAnsi="Calibri" w:cs="Times New Roman"/>
          <w:noProof/>
          <w:szCs w:val="24"/>
        </w:rPr>
        <w:tab/>
        <w:t xml:space="preserve">Minton J, Vanderbloemen L, Dorling D. Visualizing Europe’s demographic scars with coplots and contour plots. </w:t>
      </w:r>
      <w:r w:rsidRPr="00803A7F">
        <w:rPr>
          <w:rFonts w:ascii="Calibri" w:hAnsi="Calibri" w:cs="Times New Roman"/>
          <w:i/>
          <w:iCs/>
          <w:noProof/>
          <w:szCs w:val="24"/>
        </w:rPr>
        <w:t>Int J Epidemiol</w:t>
      </w:r>
      <w:r w:rsidRPr="00803A7F">
        <w:rPr>
          <w:rFonts w:ascii="Calibri" w:hAnsi="Calibri" w:cs="Times New Roman"/>
          <w:noProof/>
          <w:szCs w:val="24"/>
        </w:rPr>
        <w:t xml:space="preserve"> 2013;</w:t>
      </w:r>
      <w:r w:rsidRPr="00803A7F">
        <w:rPr>
          <w:rFonts w:ascii="Calibri" w:hAnsi="Calibri" w:cs="Times New Roman"/>
          <w:b/>
          <w:bCs/>
          <w:noProof/>
          <w:szCs w:val="24"/>
        </w:rPr>
        <w:t>42</w:t>
      </w:r>
      <w:r w:rsidRPr="00803A7F">
        <w:rPr>
          <w:rFonts w:ascii="Calibri" w:hAnsi="Calibri" w:cs="Times New Roman"/>
          <w:noProof/>
          <w:szCs w:val="24"/>
        </w:rPr>
        <w:t>:1164–76. doi:10.1093/ije/dyt115</w:t>
      </w:r>
    </w:p>
    <w:p w14:paraId="2A1164E1" w14:textId="77777777" w:rsidR="00803A7F" w:rsidRPr="00803A7F" w:rsidRDefault="00803A7F" w:rsidP="00803A7F">
      <w:pPr>
        <w:widowControl w:val="0"/>
        <w:autoSpaceDE w:val="0"/>
        <w:autoSpaceDN w:val="0"/>
        <w:adjustRightInd w:val="0"/>
        <w:spacing w:line="480" w:lineRule="auto"/>
        <w:ind w:left="640" w:hanging="640"/>
        <w:rPr>
          <w:rFonts w:ascii="Calibri" w:hAnsi="Calibri" w:cs="Times New Roman"/>
          <w:noProof/>
          <w:szCs w:val="24"/>
        </w:rPr>
      </w:pPr>
      <w:r w:rsidRPr="00803A7F">
        <w:rPr>
          <w:rFonts w:ascii="Calibri" w:hAnsi="Calibri" w:cs="Times New Roman"/>
          <w:noProof/>
          <w:szCs w:val="24"/>
        </w:rPr>
        <w:t xml:space="preserve">21 </w:t>
      </w:r>
      <w:r w:rsidRPr="00803A7F">
        <w:rPr>
          <w:rFonts w:ascii="Calibri" w:hAnsi="Calibri" w:cs="Times New Roman"/>
          <w:noProof/>
          <w:szCs w:val="24"/>
        </w:rPr>
        <w:tab/>
        <w:t xml:space="preserve">McCartney G, Bouttell J, Craig N, </w:t>
      </w:r>
      <w:r w:rsidRPr="00803A7F">
        <w:rPr>
          <w:rFonts w:ascii="Calibri" w:hAnsi="Calibri" w:cs="Times New Roman"/>
          <w:i/>
          <w:iCs/>
          <w:noProof/>
          <w:szCs w:val="24"/>
        </w:rPr>
        <w:t>et al.</w:t>
      </w:r>
      <w:r w:rsidRPr="00803A7F">
        <w:rPr>
          <w:rFonts w:ascii="Calibri" w:hAnsi="Calibri" w:cs="Times New Roman"/>
          <w:noProof/>
          <w:szCs w:val="24"/>
        </w:rPr>
        <w:t xml:space="preserve"> Explaining trends in alcohol-related harms in Scotland, 1991–2011 (I): the role of incomes, effects of socio-economic and political adversity and demographic change. </w:t>
      </w:r>
      <w:r w:rsidRPr="00803A7F">
        <w:rPr>
          <w:rFonts w:ascii="Calibri" w:hAnsi="Calibri" w:cs="Times New Roman"/>
          <w:i/>
          <w:iCs/>
          <w:noProof/>
          <w:szCs w:val="24"/>
        </w:rPr>
        <w:t>Public Health</w:t>
      </w:r>
      <w:r w:rsidRPr="00803A7F">
        <w:rPr>
          <w:rFonts w:ascii="Calibri" w:hAnsi="Calibri" w:cs="Times New Roman"/>
          <w:noProof/>
          <w:szCs w:val="24"/>
        </w:rPr>
        <w:t xml:space="preserve"> 2016;</w:t>
      </w:r>
      <w:r w:rsidRPr="00803A7F">
        <w:rPr>
          <w:rFonts w:ascii="Calibri" w:hAnsi="Calibri" w:cs="Times New Roman"/>
          <w:b/>
          <w:bCs/>
          <w:noProof/>
          <w:szCs w:val="24"/>
        </w:rPr>
        <w:t>132</w:t>
      </w:r>
      <w:r w:rsidRPr="00803A7F">
        <w:rPr>
          <w:rFonts w:ascii="Calibri" w:hAnsi="Calibri" w:cs="Times New Roman"/>
          <w:noProof/>
          <w:szCs w:val="24"/>
        </w:rPr>
        <w:t>:13–23. doi:10.1016/j.puhe.2015.12.013</w:t>
      </w:r>
    </w:p>
    <w:p w14:paraId="7857DDDB" w14:textId="77777777" w:rsidR="00803A7F" w:rsidRPr="00803A7F" w:rsidRDefault="00803A7F" w:rsidP="00803A7F">
      <w:pPr>
        <w:widowControl w:val="0"/>
        <w:autoSpaceDE w:val="0"/>
        <w:autoSpaceDN w:val="0"/>
        <w:adjustRightInd w:val="0"/>
        <w:spacing w:line="480" w:lineRule="auto"/>
        <w:ind w:left="640" w:hanging="640"/>
        <w:rPr>
          <w:rFonts w:ascii="Calibri" w:hAnsi="Calibri"/>
          <w:noProof/>
        </w:rPr>
      </w:pPr>
      <w:r w:rsidRPr="00803A7F">
        <w:rPr>
          <w:rFonts w:ascii="Calibri" w:hAnsi="Calibri" w:cs="Times New Roman"/>
          <w:noProof/>
          <w:szCs w:val="24"/>
        </w:rPr>
        <w:t xml:space="preserve">22 </w:t>
      </w:r>
      <w:r w:rsidRPr="00803A7F">
        <w:rPr>
          <w:rFonts w:ascii="Calibri" w:hAnsi="Calibri" w:cs="Times New Roman"/>
          <w:noProof/>
          <w:szCs w:val="24"/>
        </w:rPr>
        <w:tab/>
        <w:t xml:space="preserve">Box GEP. Science and Statistics. </w:t>
      </w:r>
      <w:r w:rsidRPr="00803A7F">
        <w:rPr>
          <w:rFonts w:ascii="Calibri" w:hAnsi="Calibri" w:cs="Times New Roman"/>
          <w:i/>
          <w:iCs/>
          <w:noProof/>
          <w:szCs w:val="24"/>
        </w:rPr>
        <w:t>J Am Stat Assoc</w:t>
      </w:r>
      <w:r w:rsidRPr="00803A7F">
        <w:rPr>
          <w:rFonts w:ascii="Calibri" w:hAnsi="Calibri" w:cs="Times New Roman"/>
          <w:noProof/>
          <w:szCs w:val="24"/>
        </w:rPr>
        <w:t xml:space="preserve"> 1976;</w:t>
      </w:r>
      <w:r w:rsidRPr="00803A7F">
        <w:rPr>
          <w:rFonts w:ascii="Calibri" w:hAnsi="Calibri" w:cs="Times New Roman"/>
          <w:b/>
          <w:bCs/>
          <w:noProof/>
          <w:szCs w:val="24"/>
        </w:rPr>
        <w:t>71</w:t>
      </w:r>
      <w:r w:rsidRPr="00803A7F">
        <w:rPr>
          <w:rFonts w:ascii="Calibri" w:hAnsi="Calibri" w:cs="Times New Roman"/>
          <w:noProof/>
          <w:szCs w:val="24"/>
        </w:rPr>
        <w:t>:791–9. doi:10.1080/01621459.1976.10480949</w:t>
      </w:r>
    </w:p>
    <w:p w14:paraId="1D1C0074" w14:textId="77777777" w:rsidR="00D80E19" w:rsidRDefault="001862B7" w:rsidP="00076DDE">
      <w:pPr>
        <w:spacing w:line="480" w:lineRule="auto"/>
      </w:pPr>
      <w:r>
        <w:fldChar w:fldCharType="end"/>
      </w:r>
    </w:p>
    <w:p w14:paraId="564A2354" w14:textId="77777777" w:rsidR="00D80E19" w:rsidRDefault="00D80E19" w:rsidP="00076DDE">
      <w:pPr>
        <w:spacing w:line="480" w:lineRule="auto"/>
        <w:rPr>
          <w:rFonts w:asciiTheme="majorHAnsi" w:eastAsiaTheme="majorEastAsia" w:hAnsiTheme="majorHAnsi" w:cstheme="majorBidi"/>
          <w:color w:val="2E74B5" w:themeColor="accent1" w:themeShade="BF"/>
          <w:sz w:val="32"/>
          <w:szCs w:val="32"/>
        </w:rPr>
      </w:pPr>
      <w:r>
        <w:br w:type="page"/>
      </w:r>
    </w:p>
    <w:p w14:paraId="753A2867" w14:textId="77777777" w:rsidR="00D80E19" w:rsidRDefault="00D80E19" w:rsidP="00076DDE">
      <w:pPr>
        <w:pStyle w:val="Heading1"/>
        <w:spacing w:line="480" w:lineRule="auto"/>
      </w:pPr>
      <w:r>
        <w:lastRenderedPageBreak/>
        <w:t xml:space="preserve">Appendices </w:t>
      </w:r>
    </w:p>
    <w:p w14:paraId="2BEBE9A4" w14:textId="00F7C904" w:rsidR="00842123" w:rsidRDefault="00842123" w:rsidP="00076DDE">
      <w:pPr>
        <w:pStyle w:val="Heading2"/>
        <w:spacing w:line="480" w:lineRule="auto"/>
      </w:pPr>
      <w:r>
        <w:t xml:space="preserve">Appendix </w:t>
      </w:r>
      <w:r w:rsidRPr="00076DDE">
        <w:rPr>
          <w:rStyle w:val="Heading2Char"/>
        </w:rPr>
        <w:t>A</w:t>
      </w:r>
      <w:r>
        <w:t>: Supplementary figures</w:t>
      </w:r>
    </w:p>
    <w:p w14:paraId="146EFD4A" w14:textId="47504770" w:rsidR="00842123" w:rsidRDefault="00842123" w:rsidP="00076DDE">
      <w:pPr>
        <w:spacing w:line="480" w:lineRule="auto"/>
      </w:pPr>
      <w:r>
        <w:t xml:space="preserve">The following figure shows the projected and observed mortality risk in infancy (age 0), 15, 25, 35 and 45 years. </w:t>
      </w:r>
    </w:p>
    <w:p w14:paraId="5C269FF9" w14:textId="77777777" w:rsidR="00842123" w:rsidRDefault="00842123" w:rsidP="00076DDE">
      <w:pPr>
        <w:keepNext/>
        <w:spacing w:line="480" w:lineRule="auto"/>
      </w:pPr>
      <w:r>
        <w:rPr>
          <w:noProof/>
          <w:lang w:eastAsia="en-GB"/>
        </w:rPr>
        <w:drawing>
          <wp:inline distT="0" distB="0" distL="0" distR="0" wp14:anchorId="7A11F570" wp14:editId="3409E81E">
            <wp:extent cx="5722620" cy="5722620"/>
            <wp:effectExtent l="0" t="0" r="0" b="0"/>
            <wp:docPr id="8" name="Picture 8" descr="E:\repos\danny_elderly_mort\figures\banded_plot_young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epos\danny_elderly_mort\figures\banded_plot_young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4A82AEA9" w14:textId="13CE5943" w:rsidR="00842123" w:rsidRDefault="00842123" w:rsidP="00076DDE">
      <w:pPr>
        <w:pStyle w:val="Caption"/>
        <w:spacing w:line="480" w:lineRule="auto"/>
      </w:pPr>
      <w:r>
        <w:t xml:space="preserve">Figure </w:t>
      </w:r>
      <w:fldSimple w:instr=" SEQ Figure \* ARABIC ">
        <w:r w:rsidR="00466E1B">
          <w:rPr>
            <w:noProof/>
          </w:rPr>
          <w:t>3</w:t>
        </w:r>
      </w:fldSimple>
      <w:r>
        <w:t xml:space="preserve"> Figure S1</w:t>
      </w:r>
    </w:p>
    <w:p w14:paraId="1273626A" w14:textId="77777777" w:rsidR="00842123" w:rsidRDefault="00842123" w:rsidP="00076DDE">
      <w:pPr>
        <w:spacing w:line="480" w:lineRule="auto"/>
      </w:pPr>
    </w:p>
    <w:p w14:paraId="7B4A6CCA" w14:textId="4C5656F3" w:rsidR="00D80E19" w:rsidRDefault="00951C3C" w:rsidP="00076DDE">
      <w:pPr>
        <w:pStyle w:val="Heading2"/>
        <w:spacing w:line="480" w:lineRule="auto"/>
      </w:pPr>
      <w:r>
        <w:lastRenderedPageBreak/>
        <w:t xml:space="preserve">Appendix </w:t>
      </w:r>
      <w:r w:rsidR="00842123">
        <w:t>B</w:t>
      </w:r>
      <w:r>
        <w:t>: Modelling approach</w:t>
      </w:r>
    </w:p>
    <w:p w14:paraId="713C7B37" w14:textId="77777777" w:rsidR="00910EF2" w:rsidRDefault="00910EF2" w:rsidP="00076DDE">
      <w:pPr>
        <w:pStyle w:val="Heading3"/>
        <w:spacing w:line="480" w:lineRule="auto"/>
      </w:pPr>
      <w:r>
        <w:t>Model</w:t>
      </w:r>
    </w:p>
    <w:p w14:paraId="384FD44F" w14:textId="77777777" w:rsidR="00910EF2" w:rsidRDefault="00910EF2" w:rsidP="00076DDE">
      <w:pPr>
        <w:spacing w:line="480" w:lineRule="auto"/>
      </w:pPr>
      <w:r>
        <w:t>For each sex, and for each age in single years, a, from birth to 95 years old, a separate linear regression model was fit with the following specification: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57" w:author="Kate" w:date="2016-10-09T15:1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5"/>
        <w:gridCol w:w="511"/>
        <w:tblGridChange w:id="158">
          <w:tblGrid>
            <w:gridCol w:w="8505"/>
            <w:gridCol w:w="511"/>
          </w:tblGrid>
        </w:tblGridChange>
      </w:tblGrid>
      <w:tr w:rsidR="00910EF2" w14:paraId="3A14FC17" w14:textId="77777777" w:rsidTr="000B27ED">
        <w:tc>
          <w:tcPr>
            <w:tcW w:w="8505" w:type="dxa"/>
            <w:tcPrChange w:id="159" w:author="Kate" w:date="2016-10-09T15:18:00Z">
              <w:tcPr>
                <w:tcW w:w="8505" w:type="dxa"/>
              </w:tcPr>
            </w:tcPrChange>
          </w:tcPr>
          <w:p w14:paraId="6990A0C1" w14:textId="77777777" w:rsidR="00910EF2" w:rsidRDefault="00E55D52"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Rt+ ϵ</m:t>
                </m:r>
              </m:oMath>
            </m:oMathPara>
          </w:p>
        </w:tc>
        <w:tc>
          <w:tcPr>
            <w:tcW w:w="511" w:type="dxa"/>
            <w:tcPrChange w:id="160" w:author="Kate" w:date="2016-10-09T15:18:00Z">
              <w:tcPr>
                <w:tcW w:w="511" w:type="dxa"/>
              </w:tcPr>
            </w:tcPrChange>
          </w:tcPr>
          <w:p w14:paraId="6C7405F2" w14:textId="77777777" w:rsidR="00910EF2" w:rsidRDefault="00910EF2" w:rsidP="00076DDE">
            <w:pPr>
              <w:spacing w:line="480" w:lineRule="auto"/>
            </w:pPr>
            <w:r>
              <w:t>(1)</w:t>
            </w:r>
          </w:p>
        </w:tc>
      </w:tr>
    </w:tbl>
    <w:p w14:paraId="5217DCD7" w14:textId="77777777" w:rsidR="00910EF2" w:rsidRDefault="00910EF2" w:rsidP="00076DDE">
      <w:pPr>
        <w:spacing w:line="480" w:lineRule="auto"/>
      </w:pPr>
    </w:p>
    <w:p w14:paraId="787FFFD1" w14:textId="77777777" w:rsidR="00910EF2" w:rsidRDefault="00910EF2" w:rsidP="00076DDE">
      <w:pPr>
        <w:spacing w:line="480" w:lineRule="auto"/>
      </w:pPr>
      <w:r>
        <w:t xml:space="preserve">Where </w:t>
      </w:r>
      <m:oMath>
        <m:sSub>
          <m:sSubPr>
            <m:ctrlPr>
              <w:rPr>
                <w:rFonts w:ascii="Cambria Math" w:hAnsi="Cambria Math"/>
                <w:i/>
              </w:rPr>
            </m:ctrlPr>
          </m:sSubPr>
          <m:e>
            <m:r>
              <w:rPr>
                <w:rFonts w:ascii="Cambria Math" w:hAnsi="Cambria Math"/>
              </w:rPr>
              <m:t>m</m:t>
            </m:r>
          </m:e>
          <m:sub>
            <m:r>
              <w:rPr>
                <w:rFonts w:ascii="Cambria Math" w:hAnsi="Cambria Math"/>
              </w:rPr>
              <m:t>t, a, s</m:t>
            </m:r>
          </m:sub>
        </m:sSub>
      </m:oMath>
      <w:r>
        <w:rPr>
          <w:rFonts w:eastAsiaTheme="minorEastAsia"/>
        </w:rPr>
        <w:t xml:space="preserve"> is the mortality rate (death count divided by population count) in year t, at age a, and for sex s; </w:t>
      </w:r>
      <w:r>
        <w:t xml:space="preserve">t is year; L is a dummy variable indicating the years, 1997 to 2010, in which New Labour were in government; R is a dummy variable indicating 2008 and 2009, the years in which the UK economy entered a recession as a result of the GFC, and </w:t>
      </w:r>
      <m:oMath>
        <m:r>
          <w:rPr>
            <w:rFonts w:ascii="Cambria Math" w:hAnsi="Cambria Math"/>
          </w:rPr>
          <m:t>ϵ</m:t>
        </m:r>
      </m:oMath>
      <w:r>
        <w:t xml:space="preserve"> is an error term. The R term is included to capture any additional short-term changes in mortality rates to be captured in a separate term rather than influence </w:t>
      </w:r>
      <w:r>
        <w:rPr>
          <w:rFonts w:eastAsiaTheme="minorEastAsia"/>
        </w:rPr>
        <w:t xml:space="preserve">the coefficients including New Labour years, </w:t>
      </w:r>
      <m:oMath>
        <m:sSub>
          <m:sSubPr>
            <m:ctrlPr>
              <w:rPr>
                <w:rFonts w:ascii="Cambria Math" w:hAnsi="Cambria Math"/>
                <w:i/>
              </w:rPr>
            </m:ctrlPr>
          </m:sSubPr>
          <m:e>
            <m:r>
              <w:rPr>
                <w:rFonts w:ascii="Cambria Math" w:hAnsi="Cambria Math"/>
              </w:rPr>
              <m:t>β</m:t>
            </m:r>
          </m:e>
          <m:sub>
            <m:r>
              <w:rPr>
                <w:rFonts w:ascii="Cambria Math" w:hAnsi="Cambria Math"/>
              </w:rPr>
              <m:t>2</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β</m:t>
            </m:r>
          </m:e>
          <m:sub>
            <m:r>
              <w:rPr>
                <w:rFonts w:ascii="Cambria Math" w:hAnsi="Cambria Math"/>
              </w:rPr>
              <m:t>3</m:t>
            </m:r>
          </m:sub>
        </m:sSub>
      </m:oMath>
      <w:r>
        <w:rPr>
          <w:rFonts w:eastAsiaTheme="minorEastAsia"/>
        </w:rPr>
        <w:t xml:space="preserve">. </w:t>
      </w:r>
      <w:r>
        <w:t xml:space="preserve">The use of interaction terms Lt and </w:t>
      </w:r>
      <w:proofErr w:type="spellStart"/>
      <w:proofErr w:type="gramStart"/>
      <w:r>
        <w:t>Rt</w:t>
      </w:r>
      <w:proofErr w:type="spellEnd"/>
      <w:proofErr w:type="gramEnd"/>
      <w:r>
        <w:t xml:space="preserve"> allowed for the gradients of change in log mortality rates over time to be different over the New Labour and GFC recession periods. </w:t>
      </w:r>
    </w:p>
    <w:p w14:paraId="6185DB5A" w14:textId="77777777" w:rsidR="00910EF2" w:rsidRDefault="00910EF2" w:rsidP="00076DDE">
      <w:pPr>
        <w:spacing w:line="480" w:lineRule="auto"/>
        <w:rPr>
          <w:rFonts w:eastAsiaTheme="minorEastAsia"/>
        </w:rPr>
      </w:pPr>
      <w:r>
        <w:t xml:space="preserve">The above model specification was fit to ONS data for each year from 1990 to 2010 inclusive. </w:t>
      </w:r>
      <w:proofErr w:type="gramStart"/>
      <w:r>
        <w:t xml:space="preserve">Redefining </w:t>
      </w:r>
      <w:proofErr w:type="gramEnd"/>
      <m:oMath>
        <m:sSub>
          <m:sSubPr>
            <m:ctrlPr>
              <w:rPr>
                <w:rFonts w:ascii="Cambria Math" w:hAnsi="Cambria Math"/>
                <w:i/>
              </w:rPr>
            </m:ctrlPr>
          </m:sSubPr>
          <m:e>
            <m:r>
              <w:rPr>
                <w:rFonts w:ascii="Cambria Math" w:hAnsi="Cambria Math"/>
              </w:rPr>
              <m:t>Y</m:t>
            </m:r>
          </m:e>
          <m:sub>
            <m:r>
              <w:rPr>
                <w:rFonts w:ascii="Cambria Math" w:hAnsi="Cambria Math"/>
              </w:rPr>
              <m:t xml:space="preserve">t,a,s </m:t>
            </m:r>
          </m:sub>
        </m:sSub>
        <m:r>
          <w:rPr>
            <w:rFonts w:ascii="Cambria Math" w:hAnsi="Cambria Math"/>
          </w:rPr>
          <m:t>=</m:t>
        </m:r>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oMath>
      <w:r>
        <w:rPr>
          <w:rFonts w:eastAsiaTheme="minorEastAsia"/>
        </w:rPr>
        <w:t xml:space="preserve">, projected log mortality rates </w:t>
      </w:r>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a,s, t</m:t>
                </m:r>
              </m:sub>
              <m:sup>
                <m:r>
                  <w:rPr>
                    <w:rFonts w:ascii="Cambria Math" w:hAnsi="Cambria Math"/>
                  </w:rPr>
                  <m:t>*</m:t>
                </m:r>
              </m:sup>
            </m:sSubSup>
          </m:e>
          <m:sub>
            <m:r>
              <w:rPr>
                <w:rFonts w:ascii="Cambria Math" w:hAnsi="Cambria Math"/>
              </w:rPr>
              <m:t xml:space="preserve"> </m:t>
            </m:r>
          </m:sub>
        </m:sSub>
      </m:oMath>
      <w:r>
        <w:rPr>
          <w:rFonts w:eastAsiaTheme="minorEastAsia"/>
        </w:rPr>
        <w:t>were calculated for years 2011 to 2015 inclusive by setting t to these year values and L to 1, i.e.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1" w:author="Kate" w:date="2016-10-09T15:1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5"/>
        <w:gridCol w:w="511"/>
        <w:tblGridChange w:id="162">
          <w:tblGrid>
            <w:gridCol w:w="8505"/>
            <w:gridCol w:w="511"/>
          </w:tblGrid>
        </w:tblGridChange>
      </w:tblGrid>
      <w:tr w:rsidR="00910EF2" w14:paraId="7B3A7161" w14:textId="77777777" w:rsidTr="000B27ED">
        <w:tc>
          <w:tcPr>
            <w:tcW w:w="8505" w:type="dxa"/>
            <w:tcPrChange w:id="163" w:author="Kate" w:date="2016-10-09T15:18:00Z">
              <w:tcPr>
                <w:tcW w:w="8505" w:type="dxa"/>
              </w:tcPr>
            </w:tcPrChange>
          </w:tcPr>
          <w:p w14:paraId="673CF139" w14:textId="77777777" w:rsidR="00910EF2" w:rsidRDefault="00E55D52" w:rsidP="00076DDE">
            <w:pPr>
              <w:spacing w:line="480" w:lineRule="auto"/>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e>
                  <m:sub>
                    <m:r>
                      <w:rPr>
                        <w:rFonts w:ascii="Cambria Math" w:hAnsi="Cambria Math"/>
                      </w:rPr>
                      <m:t xml:space="preserve"> </m:t>
                    </m:r>
                  </m:sub>
                </m:sSub>
                <m:r>
                  <w:rPr>
                    <w:rFonts w:ascii="Cambria Math" w:hAnsi="Cambria Math"/>
                  </w:rPr>
                  <m:t>=</m:t>
                </m:r>
                <m:r>
                  <w:rPr>
                    <w:rFonts w:ascii="Cambria Math" w:eastAsiaTheme="minorEastAsia" w:hAnsi="Cambria Math"/>
                  </w:rPr>
                  <m:t>(</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)t </m:t>
                </m:r>
              </m:oMath>
            </m:oMathPara>
          </w:p>
        </w:tc>
        <w:tc>
          <w:tcPr>
            <w:tcW w:w="511" w:type="dxa"/>
            <w:tcPrChange w:id="164" w:author="Kate" w:date="2016-10-09T15:18:00Z">
              <w:tcPr>
                <w:tcW w:w="511" w:type="dxa"/>
              </w:tcPr>
            </w:tcPrChange>
          </w:tcPr>
          <w:p w14:paraId="27FEF645" w14:textId="77777777" w:rsidR="00910EF2" w:rsidRDefault="00910EF2" w:rsidP="00076DDE">
            <w:pPr>
              <w:spacing w:line="480" w:lineRule="auto"/>
            </w:pPr>
            <w:r>
              <w:t>(2)</w:t>
            </w:r>
          </w:p>
        </w:tc>
      </w:tr>
    </w:tbl>
    <w:p w14:paraId="0C1C9EE9" w14:textId="77777777" w:rsidR="00910EF2" w:rsidRDefault="00910EF2" w:rsidP="00076DDE">
      <w:pPr>
        <w:spacing w:line="480" w:lineRule="auto"/>
      </w:pPr>
    </w:p>
    <w:p w14:paraId="4109101C" w14:textId="77777777" w:rsidR="00910EF2" w:rsidRDefault="00910EF2" w:rsidP="00076DDE">
      <w:pPr>
        <w:spacing w:line="480" w:lineRule="auto"/>
        <w:rPr>
          <w:rFonts w:eastAsiaTheme="minorEastAsia"/>
        </w:rPr>
      </w:pPr>
      <w:r>
        <w:t xml:space="preserve">Predicted numbers of deaths at each age, for each sex, and in each year from 2011 to 2015 </w:t>
      </w:r>
      <m:oMath>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w:t>
      </w:r>
      <w:r>
        <w:t xml:space="preserve"> were therefore calculated by multiplying the relevant age-year-sex specific population counts </w:t>
      </w:r>
      <m:oMath>
        <m:sSub>
          <m:sSubPr>
            <m:ctrlPr>
              <w:rPr>
                <w:rFonts w:ascii="Cambria Math" w:hAnsi="Cambria Math"/>
                <w:i/>
              </w:rPr>
            </m:ctrlPr>
          </m:sSubPr>
          <m:e>
            <m:r>
              <w:rPr>
                <w:rFonts w:ascii="Cambria Math" w:hAnsi="Cambria Math"/>
              </w:rPr>
              <m:t>p</m:t>
            </m:r>
          </m:e>
          <m:sub>
            <m:r>
              <w:rPr>
                <w:rFonts w:ascii="Cambria Math" w:hAnsi="Cambria Math"/>
              </w:rPr>
              <m:t>t,a,s</m:t>
            </m:r>
          </m:sub>
        </m:sSub>
      </m:oMath>
      <w:r>
        <w:rPr>
          <w:rFonts w:eastAsiaTheme="minorEastAsia"/>
        </w:rPr>
        <w:t xml:space="preserve"> by the requisite projected mortality rates,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5" w:author="Kate" w:date="2016-10-09T15:1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5"/>
        <w:gridCol w:w="511"/>
        <w:tblGridChange w:id="166">
          <w:tblGrid>
            <w:gridCol w:w="8505"/>
            <w:gridCol w:w="511"/>
          </w:tblGrid>
        </w:tblGridChange>
      </w:tblGrid>
      <w:tr w:rsidR="00910EF2" w14:paraId="65852C48" w14:textId="77777777" w:rsidTr="000B27ED">
        <w:tc>
          <w:tcPr>
            <w:tcW w:w="8505" w:type="dxa"/>
            <w:tcPrChange w:id="167" w:author="Kate" w:date="2016-10-09T15:18:00Z">
              <w:tcPr>
                <w:tcW w:w="8505" w:type="dxa"/>
              </w:tcPr>
            </w:tcPrChange>
          </w:tcPr>
          <w:p w14:paraId="13BBD63F" w14:textId="77777777" w:rsidR="00910EF2" w:rsidRPr="00BA28CE" w:rsidRDefault="00E55D52"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p>
                  <m:sSupPr>
                    <m:ctrlPr>
                      <w:rPr>
                        <w:rFonts w:ascii="Cambria Math" w:eastAsiaTheme="minorEastAsia" w:hAnsi="Cambria Math"/>
                        <w:i/>
                      </w:rPr>
                    </m:ctrlPr>
                  </m:sSupPr>
                  <m:e>
                    <m:r>
                      <w:rPr>
                        <w:rFonts w:ascii="Cambria Math" w:eastAsiaTheme="minorEastAsia" w:hAnsi="Cambria Math"/>
                      </w:rPr>
                      <m:t>10</m:t>
                    </m:r>
                  </m:e>
                  <m:sup>
                    <m:sSubSup>
                      <m:sSubSupPr>
                        <m:ctrlPr>
                          <w:rPr>
                            <w:rFonts w:ascii="Cambria Math" w:hAnsi="Cambria Math"/>
                            <w:i/>
                          </w:rPr>
                        </m:ctrlPr>
                      </m:sSubSupPr>
                      <m:e>
                        <m:r>
                          <w:rPr>
                            <w:rFonts w:ascii="Cambria Math" w:hAnsi="Cambria Math"/>
                          </w:rPr>
                          <m:t>Y</m:t>
                        </m:r>
                      </m:e>
                      <m:sub>
                        <m:r>
                          <w:rPr>
                            <w:rFonts w:ascii="Cambria Math" w:hAnsi="Cambria Math"/>
                          </w:rPr>
                          <m:t>t,a, s</m:t>
                        </m:r>
                      </m:sub>
                      <m:sup>
                        <m:r>
                          <w:rPr>
                            <w:rFonts w:ascii="Cambria Math" w:hAnsi="Cambria Math"/>
                          </w:rPr>
                          <m:t>*</m:t>
                        </m:r>
                      </m:sup>
                    </m:sSubSup>
                  </m:sup>
                </m:sSup>
              </m:oMath>
            </m:oMathPara>
          </w:p>
          <w:p w14:paraId="2816DAB9" w14:textId="77777777" w:rsidR="00910EF2" w:rsidRPr="00FA754D" w:rsidRDefault="00910EF2" w:rsidP="00076DDE">
            <w:pPr>
              <w:spacing w:line="480" w:lineRule="auto"/>
              <w:rPr>
                <w:rFonts w:eastAsiaTheme="minorEastAsia"/>
              </w:rPr>
            </w:pPr>
          </w:p>
          <w:p w14:paraId="0FD1A8A7" w14:textId="77777777" w:rsidR="00910EF2" w:rsidRDefault="00910EF2" w:rsidP="00076DDE">
            <w:pPr>
              <w:spacing w:line="480" w:lineRule="auto"/>
              <w:jc w:val="center"/>
              <w:rPr>
                <w:rFonts w:eastAsiaTheme="minorEastAsia"/>
              </w:rPr>
            </w:pPr>
            <w:r>
              <w:rPr>
                <w:rFonts w:eastAsiaTheme="minorEastAsia"/>
              </w:rPr>
              <w:t>or equivalently</w:t>
            </w:r>
          </w:p>
          <w:p w14:paraId="793FC00B" w14:textId="77777777" w:rsidR="00910EF2" w:rsidRPr="00DF5C2C" w:rsidRDefault="00910EF2" w:rsidP="00076DDE">
            <w:pPr>
              <w:spacing w:line="480" w:lineRule="auto"/>
              <w:jc w:val="center"/>
              <w:rPr>
                <w:rFonts w:eastAsiaTheme="minorEastAsia"/>
              </w:rPr>
            </w:pPr>
          </w:p>
          <w:p w14:paraId="1DB75ABD" w14:textId="77777777" w:rsidR="00910EF2" w:rsidRPr="00FA754D" w:rsidRDefault="00E55D52" w:rsidP="00076DDE">
            <w:pPr>
              <w:spacing w:line="480" w:lineRule="auto"/>
              <w:rPr>
                <w:rFonts w:eastAsiaTheme="minorEastAsia"/>
              </w:rPr>
            </w:pPr>
            <m:oMathPara>
              <m:oMath>
                <m:sSub>
                  <m:sSubPr>
                    <m:ctrlPr>
                      <w:rPr>
                        <w:rFonts w:ascii="Cambria Math" w:hAnsi="Cambria Math"/>
                        <w:i/>
                      </w:rPr>
                    </m:ctrlPr>
                  </m:sSubPr>
                  <m:e>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r>
                      <m:rPr>
                        <m:sty m:val="p"/>
                      </m:rPr>
                      <w:rPr>
                        <w:rFonts w:ascii="Cambria Math" w:eastAsiaTheme="minorEastAsia" w:hAnsi="Cambria Math"/>
                      </w:rPr>
                      <m:t xml:space="preserve"> </m:t>
                    </m:r>
                    <m:r>
                      <m:rPr>
                        <m:sty m:val="p"/>
                      </m:rPr>
                      <w:rPr>
                        <w:rFonts w:ascii="Cambria Math" w:hAnsi="Cambria Math"/>
                      </w:rPr>
                      <m:t xml:space="preserve"> </m:t>
                    </m:r>
                  </m:e>
                  <m:sub>
                    <m:r>
                      <w:rPr>
                        <w:rFonts w:ascii="Cambria Math" w:hAnsi="Cambria Math"/>
                      </w:rPr>
                      <m:t xml:space="preserve"> </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t,a,s</m:t>
                    </m:r>
                  </m:sub>
                </m:sSub>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m:oMathPara>
          </w:p>
        </w:tc>
        <w:tc>
          <w:tcPr>
            <w:tcW w:w="511" w:type="dxa"/>
            <w:tcPrChange w:id="168" w:author="Kate" w:date="2016-10-09T15:18:00Z">
              <w:tcPr>
                <w:tcW w:w="511" w:type="dxa"/>
              </w:tcPr>
            </w:tcPrChange>
          </w:tcPr>
          <w:p w14:paraId="1E20B823" w14:textId="77777777" w:rsidR="00910EF2" w:rsidRDefault="00910EF2" w:rsidP="00076DDE">
            <w:pPr>
              <w:spacing w:line="480" w:lineRule="auto"/>
            </w:pPr>
          </w:p>
          <w:p w14:paraId="6844E862" w14:textId="77777777" w:rsidR="00910EF2" w:rsidRDefault="00910EF2" w:rsidP="00076DDE">
            <w:pPr>
              <w:spacing w:line="480" w:lineRule="auto"/>
            </w:pPr>
          </w:p>
          <w:p w14:paraId="3693F75B" w14:textId="77777777" w:rsidR="00910EF2" w:rsidRDefault="00910EF2" w:rsidP="00076DDE">
            <w:pPr>
              <w:spacing w:line="480" w:lineRule="auto"/>
            </w:pPr>
            <w:r>
              <w:t>(3)</w:t>
            </w:r>
          </w:p>
        </w:tc>
      </w:tr>
    </w:tbl>
    <w:p w14:paraId="4100B846" w14:textId="77777777" w:rsidR="00910EF2" w:rsidRDefault="00910EF2" w:rsidP="00076DDE">
      <w:pPr>
        <w:spacing w:line="480" w:lineRule="auto"/>
        <w:rPr>
          <w:rFonts w:eastAsiaTheme="minorEastAsia"/>
        </w:rPr>
      </w:pPr>
      <w:r>
        <w:rPr>
          <w:rFonts w:eastAsiaTheme="minorEastAsia"/>
        </w:rPr>
        <w:lastRenderedPageBreak/>
        <w:t xml:space="preserve">Where </w:t>
      </w:r>
      <m:oMath>
        <m:sSubSup>
          <m:sSubSupPr>
            <m:ctrlPr>
              <w:rPr>
                <w:rFonts w:ascii="Cambria Math" w:hAnsi="Cambria Math"/>
                <w:i/>
              </w:rPr>
            </m:ctrlPr>
          </m:sSubSupPr>
          <m:e>
            <m:r>
              <w:rPr>
                <w:rFonts w:ascii="Cambria Math" w:hAnsi="Cambria Math"/>
              </w:rPr>
              <m:t>m</m:t>
            </m:r>
          </m:e>
          <m:sub>
            <m:r>
              <w:rPr>
                <w:rFonts w:ascii="Cambria Math" w:hAnsi="Cambria Math"/>
              </w:rPr>
              <m:t>t, a, s</m:t>
            </m:r>
          </m:sub>
          <m:sup>
            <m:r>
              <w:rPr>
                <w:rFonts w:ascii="Cambria Math" w:hAnsi="Cambria Math"/>
              </w:rPr>
              <m:t>*</m:t>
            </m:r>
          </m:sup>
        </m:sSubSup>
      </m:oMath>
      <w:r>
        <w:rPr>
          <w:rFonts w:eastAsiaTheme="minorEastAsia"/>
        </w:rPr>
        <w:t xml:space="preserve"> is the projected mortality rate rather than log rate. </w:t>
      </w:r>
    </w:p>
    <w:p w14:paraId="53AA2168" w14:textId="77777777" w:rsidR="00910EF2" w:rsidRDefault="00910EF2" w:rsidP="00076DDE">
      <w:pPr>
        <w:spacing w:line="480" w:lineRule="auto"/>
        <w:rPr>
          <w:rFonts w:eastAsiaTheme="minorEastAsia"/>
        </w:rPr>
      </w:pPr>
      <w:r>
        <w:rPr>
          <w:rFonts w:eastAsiaTheme="minorEastAsia"/>
        </w:rPr>
        <w:t xml:space="preserve">The age-sex specific differences in deaths are </w:t>
      </w:r>
      <w:proofErr w:type="gramStart"/>
      <w:r>
        <w:rPr>
          <w:rFonts w:eastAsiaTheme="minorEastAsia"/>
        </w:rPr>
        <w:t xml:space="preserve">therefore </w:t>
      </w:r>
      <w:proofErr w:type="gramEnd"/>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d</m:t>
            </m:r>
          </m:e>
          <m:sub>
            <m:r>
              <w:rPr>
                <w:rFonts w:ascii="Cambria Math" w:hAnsi="Cambria Math"/>
              </w:rPr>
              <m:t>t,a, s</m:t>
            </m:r>
          </m:sub>
          <m:sup>
            <m:r>
              <w:rPr>
                <w:rFonts w:ascii="Cambria Math" w:hAnsi="Cambria Math"/>
              </w:rPr>
              <m:t>*</m:t>
            </m:r>
          </m:sup>
        </m:sSubSup>
      </m:oMath>
      <w:r>
        <w:rPr>
          <w:rFonts w:eastAsiaTheme="minorEastAsia"/>
        </w:rPr>
        <w:t xml:space="preserve">, and the total difference in deaths by age A, shown in figures xxx, is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t,A,s</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a=0</m:t>
            </m:r>
          </m:sub>
          <m:sup>
            <m:r>
              <w:rPr>
                <w:rFonts w:ascii="Cambria Math" w:eastAsiaTheme="minorEastAsia" w:hAnsi="Cambria Math"/>
              </w:rPr>
              <m:t>A</m:t>
            </m:r>
          </m:sup>
          <m:e>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t,a,s</m:t>
                </m:r>
              </m:sub>
            </m:sSub>
          </m:e>
        </m:nary>
      </m:oMath>
      <w:r>
        <w:rPr>
          <w:rFonts w:eastAsiaTheme="minorEastAsia"/>
        </w:rPr>
        <w:t>.</w:t>
      </w:r>
    </w:p>
    <w:p w14:paraId="17F21548" w14:textId="5D23656A" w:rsidR="00910EF2" w:rsidRDefault="00842123" w:rsidP="00076DDE">
      <w:pPr>
        <w:pStyle w:val="Heading3"/>
        <w:spacing w:line="480" w:lineRule="auto"/>
      </w:pPr>
      <w:r>
        <w:t>Summary of regression coefficients for different ages in standard model</w:t>
      </w:r>
    </w:p>
    <w:p w14:paraId="31F66927" w14:textId="5830148E" w:rsidR="00842123" w:rsidRPr="00842123" w:rsidRDefault="00842123" w:rsidP="00076DDE">
      <w:pPr>
        <w:spacing w:line="480" w:lineRule="auto"/>
      </w:pPr>
      <w:r>
        <w:t xml:space="preserve">The following figure shows the regression coefficients for each of the age-specific models produced. The bands show 1.96 standard deviations above and below the central parameter estimates indicated by the line. GFC: Global Financial Crisis; NL: New Labour. </w:t>
      </w:r>
    </w:p>
    <w:p w14:paraId="3D271A70" w14:textId="77777777" w:rsidR="00910EF2" w:rsidRDefault="00910EF2" w:rsidP="00076DDE">
      <w:pPr>
        <w:spacing w:line="480" w:lineRule="auto"/>
      </w:pPr>
    </w:p>
    <w:p w14:paraId="6A4F79D1" w14:textId="01254483" w:rsidR="00560035" w:rsidRDefault="00842123" w:rsidP="00076DDE">
      <w:pPr>
        <w:keepNext/>
        <w:spacing w:line="480" w:lineRule="auto"/>
      </w:pPr>
      <w:r>
        <w:rPr>
          <w:noProof/>
          <w:lang w:eastAsia="en-GB"/>
        </w:rPr>
        <w:lastRenderedPageBreak/>
        <w:drawing>
          <wp:inline distT="0" distB="0" distL="0" distR="0" wp14:anchorId="77807127" wp14:editId="54D6CC24">
            <wp:extent cx="5730240" cy="8595360"/>
            <wp:effectExtent l="0" t="0" r="3810" b="0"/>
            <wp:docPr id="9" name="Picture 9" descr="E:\repos\danny_elderly_mort\figures\ons_only_coefficients_with_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epos\danny_elderly_mort\figures\ons_only_coefficients_with_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8595360"/>
                    </a:xfrm>
                    <a:prstGeom prst="rect">
                      <a:avLst/>
                    </a:prstGeom>
                    <a:noFill/>
                    <a:ln>
                      <a:noFill/>
                    </a:ln>
                  </pic:spPr>
                </pic:pic>
              </a:graphicData>
            </a:graphic>
          </wp:inline>
        </w:drawing>
      </w:r>
    </w:p>
    <w:p w14:paraId="202E05C5" w14:textId="0C45FAD7" w:rsidR="00910EF2" w:rsidRDefault="00560035" w:rsidP="00076DDE">
      <w:pPr>
        <w:pStyle w:val="Caption"/>
        <w:spacing w:line="480" w:lineRule="auto"/>
      </w:pPr>
      <w:r>
        <w:lastRenderedPageBreak/>
        <w:t xml:space="preserve">Figure </w:t>
      </w:r>
      <w:fldSimple w:instr=" SEQ Figure \* ARABIC ">
        <w:r w:rsidR="00466E1B">
          <w:rPr>
            <w:noProof/>
          </w:rPr>
          <w:t>4</w:t>
        </w:r>
      </w:fldSimple>
      <w:r>
        <w:t xml:space="preserve"> Fig S2. Summary of regression coefficients and 95% Confidence Intervals for each term in each age-year specific model.</w:t>
      </w:r>
    </w:p>
    <w:p w14:paraId="4791723D" w14:textId="74110CAF" w:rsidR="00842123" w:rsidRDefault="00455D91" w:rsidP="00076DDE">
      <w:pPr>
        <w:pStyle w:val="Heading2"/>
        <w:spacing w:line="480" w:lineRule="auto"/>
      </w:pPr>
      <w:r>
        <w:t xml:space="preserve">Appendix C: </w:t>
      </w:r>
      <w:r w:rsidR="00842123">
        <w:t>Alternative Model specification</w:t>
      </w:r>
    </w:p>
    <w:p w14:paraId="6622A432" w14:textId="1A962832" w:rsidR="00842123" w:rsidRDefault="00842123" w:rsidP="00076DDE">
      <w:pPr>
        <w:spacing w:line="480" w:lineRule="auto"/>
      </w:pPr>
      <w:r>
        <w:t xml:space="preserve">The alternative model specification includes an additional nonlinear term on year since 1990, 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69" w:author="Kate" w:date="2016-10-09T15:18: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8505"/>
        <w:gridCol w:w="511"/>
        <w:tblGridChange w:id="170">
          <w:tblGrid>
            <w:gridCol w:w="8505"/>
            <w:gridCol w:w="511"/>
          </w:tblGrid>
        </w:tblGridChange>
      </w:tblGrid>
      <w:tr w:rsidR="00842123" w14:paraId="4177949B" w14:textId="77777777" w:rsidTr="00842123">
        <w:tc>
          <w:tcPr>
            <w:tcW w:w="8505" w:type="dxa"/>
            <w:tcPrChange w:id="171" w:author="Kate" w:date="2016-10-09T15:18:00Z">
              <w:tcPr>
                <w:tcW w:w="8505" w:type="dxa"/>
              </w:tcPr>
            </w:tcPrChange>
          </w:tcPr>
          <w:p w14:paraId="0D90CF99" w14:textId="33625DA2" w:rsidR="00842123" w:rsidRDefault="00E55D52" w:rsidP="00076DDE">
            <w:pPr>
              <w:spacing w:line="480" w:lineRule="auto"/>
            </w:pPr>
            <m:oMathPara>
              <m:oMath>
                <m:func>
                  <m:funcPr>
                    <m:ctrlPr>
                      <w:rPr>
                        <w:rFonts w:ascii="Cambria Math" w:hAnsi="Cambria Math"/>
                        <w:i/>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10</m:t>
                        </m:r>
                      </m:sub>
                    </m:sSub>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t, a, s</m:t>
                            </m:r>
                          </m:sub>
                        </m:sSub>
                      </m:e>
                    </m:d>
                  </m:e>
                </m:func>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0, a,s</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 a,s</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2, a,s</m:t>
                    </m:r>
                  </m:sub>
                </m:sSub>
                <m:r>
                  <w:rPr>
                    <w:rFonts w:ascii="Cambria Math" w:hAnsi="Cambria Math"/>
                  </w:rPr>
                  <m:t xml:space="preserve">L+ </m:t>
                </m:r>
                <m:sSub>
                  <m:sSubPr>
                    <m:ctrlPr>
                      <w:rPr>
                        <w:rFonts w:ascii="Cambria Math" w:hAnsi="Cambria Math"/>
                        <w:i/>
                      </w:rPr>
                    </m:ctrlPr>
                  </m:sSubPr>
                  <m:e>
                    <m:r>
                      <w:rPr>
                        <w:rFonts w:ascii="Cambria Math" w:hAnsi="Cambria Math"/>
                      </w:rPr>
                      <m:t>β</m:t>
                    </m:r>
                  </m:e>
                  <m:sub>
                    <m:r>
                      <w:rPr>
                        <w:rFonts w:ascii="Cambria Math" w:hAnsi="Cambria Math"/>
                      </w:rPr>
                      <m:t>3, a,s</m:t>
                    </m:r>
                  </m:sub>
                </m:sSub>
                <m:r>
                  <w:rPr>
                    <w:rFonts w:ascii="Cambria Math" w:hAnsi="Cambria Math"/>
                  </w:rPr>
                  <m:t xml:space="preserve">Lt+ </m:t>
                </m:r>
                <m:sSub>
                  <m:sSubPr>
                    <m:ctrlPr>
                      <w:rPr>
                        <w:rFonts w:ascii="Cambria Math" w:hAnsi="Cambria Math"/>
                        <w:i/>
                      </w:rPr>
                    </m:ctrlPr>
                  </m:sSubPr>
                  <m:e>
                    <m:r>
                      <w:rPr>
                        <w:rFonts w:ascii="Cambria Math" w:hAnsi="Cambria Math"/>
                      </w:rPr>
                      <m:t>β</m:t>
                    </m:r>
                  </m:e>
                  <m:sub>
                    <m:r>
                      <w:rPr>
                        <w:rFonts w:ascii="Cambria Math" w:hAnsi="Cambria Math"/>
                      </w:rPr>
                      <m:t>4,a,s</m:t>
                    </m:r>
                  </m:sub>
                </m:sSub>
                <m:r>
                  <w:rPr>
                    <w:rFonts w:ascii="Cambria Math" w:hAnsi="Cambria Math"/>
                  </w:rPr>
                  <m:t xml:space="preserve">R+ </m:t>
                </m:r>
                <m:sSub>
                  <m:sSubPr>
                    <m:ctrlPr>
                      <w:rPr>
                        <w:rFonts w:ascii="Cambria Math" w:hAnsi="Cambria Math"/>
                        <w:i/>
                      </w:rPr>
                    </m:ctrlPr>
                  </m:sSubPr>
                  <m:e>
                    <m:r>
                      <w:rPr>
                        <w:rFonts w:ascii="Cambria Math" w:hAnsi="Cambria Math"/>
                      </w:rPr>
                      <m:t>β</m:t>
                    </m:r>
                  </m:e>
                  <m:sub>
                    <m:r>
                      <w:rPr>
                        <w:rFonts w:ascii="Cambria Math" w:hAnsi="Cambria Math"/>
                      </w:rPr>
                      <m:t>5,a,s</m:t>
                    </m:r>
                  </m:sub>
                </m:sSub>
                <m:r>
                  <w:rPr>
                    <w:rFonts w:ascii="Cambria Math" w:hAnsi="Cambria Math"/>
                  </w:rPr>
                  <m:t xml:space="preserve">Rt+ </m:t>
                </m:r>
                <m:sSub>
                  <m:sSubPr>
                    <m:ctrlPr>
                      <w:rPr>
                        <w:rFonts w:ascii="Cambria Math" w:hAnsi="Cambria Math"/>
                        <w:i/>
                      </w:rPr>
                    </m:ctrlPr>
                  </m:sSubPr>
                  <m:e>
                    <m:r>
                      <w:rPr>
                        <w:rFonts w:ascii="Cambria Math" w:hAnsi="Cambria Math"/>
                      </w:rPr>
                      <m:t>β</m:t>
                    </m:r>
                  </m:e>
                  <m:sub>
                    <m:r>
                      <w:rPr>
                        <w:rFonts w:ascii="Cambria Math" w:hAnsi="Cambria Math"/>
                      </w:rPr>
                      <m:t>6, a,s</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 ϵ</m:t>
                </m:r>
              </m:oMath>
            </m:oMathPara>
          </w:p>
        </w:tc>
        <w:tc>
          <w:tcPr>
            <w:tcW w:w="511" w:type="dxa"/>
            <w:tcPrChange w:id="172" w:author="Kate" w:date="2016-10-09T15:18:00Z">
              <w:tcPr>
                <w:tcW w:w="511" w:type="dxa"/>
              </w:tcPr>
            </w:tcPrChange>
          </w:tcPr>
          <w:p w14:paraId="0778D45C" w14:textId="77777777" w:rsidR="00842123" w:rsidRDefault="00842123" w:rsidP="00076DDE">
            <w:pPr>
              <w:spacing w:line="480" w:lineRule="auto"/>
            </w:pPr>
            <w:r>
              <w:t>(1)</w:t>
            </w:r>
          </w:p>
        </w:tc>
      </w:tr>
    </w:tbl>
    <w:p w14:paraId="5FAED1F0" w14:textId="77777777" w:rsidR="00842123" w:rsidRDefault="00842123" w:rsidP="00076DDE">
      <w:pPr>
        <w:spacing w:line="480" w:lineRule="auto"/>
      </w:pPr>
    </w:p>
    <w:p w14:paraId="33BDB1B6" w14:textId="77777777" w:rsidR="00587573" w:rsidRDefault="00842123" w:rsidP="00076DDE">
      <w:pPr>
        <w:spacing w:line="480" w:lineRule="auto"/>
      </w:pPr>
      <w:r>
        <w:t xml:space="preserve">Note: There were too few observations to include interaction terms between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 xml:space="preserve"> and New Labour or the GFC. </w:t>
      </w:r>
    </w:p>
    <w:p w14:paraId="29351695" w14:textId="77777777" w:rsidR="00587573" w:rsidRDefault="00587573" w:rsidP="00076DDE">
      <w:pPr>
        <w:spacing w:line="480" w:lineRule="auto"/>
      </w:pPr>
    </w:p>
    <w:p w14:paraId="50B8C5F8" w14:textId="6619F893" w:rsidR="00842123" w:rsidRDefault="00587573" w:rsidP="00076DDE">
      <w:pPr>
        <w:spacing w:line="480" w:lineRule="auto"/>
      </w:pPr>
      <w:r>
        <w:t xml:space="preserve">The figure below shows difference in AIC between the standard linear model and the alternative nonlinear model. A nonlinear smoother is added to show this relationship with age. Overall both models have similar performance in terms of fit to the data, although there is an indication of a nonlinear trend for males in young adulthood. </w:t>
      </w:r>
      <w:r>
        <w:rPr>
          <w:noProof/>
          <w:lang w:eastAsia="en-GB"/>
        </w:rPr>
        <w:drawing>
          <wp:inline distT="0" distB="0" distL="0" distR="0" wp14:anchorId="4734A953" wp14:editId="7324FE43">
            <wp:extent cx="5394960" cy="3596640"/>
            <wp:effectExtent l="0" t="0" r="0" b="3810"/>
            <wp:docPr id="12" name="Picture 12" descr="E:\repos\danny_elderly_mort\figures\diff_in_a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repos\danny_elderly_mort\figures\diff_in_aic.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648E9E90" w14:textId="77777777" w:rsidR="00587573" w:rsidRDefault="00587573" w:rsidP="00076DDE">
      <w:pPr>
        <w:spacing w:line="480" w:lineRule="auto"/>
      </w:pPr>
    </w:p>
    <w:p w14:paraId="4E65EB3B" w14:textId="716C72A0" w:rsidR="00587573" w:rsidRPr="00842123" w:rsidRDefault="00587573" w:rsidP="00076DDE">
      <w:pPr>
        <w:spacing w:line="480" w:lineRule="auto"/>
      </w:pPr>
      <w:r>
        <w:t>The figure below shows the coefficients of each of the age-specific models using this alternative model specification. The new trend is labelled ‘Nonlinear trend’, and is statistically significant for males in young adulthood, as implied by the AIC comparison above.</w:t>
      </w:r>
    </w:p>
    <w:p w14:paraId="31D86228" w14:textId="08EF6F54" w:rsidR="00842123" w:rsidRDefault="00587573" w:rsidP="00076DDE">
      <w:pPr>
        <w:spacing w:line="480" w:lineRule="auto"/>
      </w:pPr>
      <w:r>
        <w:rPr>
          <w:noProof/>
          <w:lang w:eastAsia="en-GB"/>
        </w:rPr>
        <w:lastRenderedPageBreak/>
        <w:drawing>
          <wp:inline distT="0" distB="0" distL="0" distR="0" wp14:anchorId="4E15DE73" wp14:editId="362D7507">
            <wp:extent cx="5059680" cy="8854440"/>
            <wp:effectExtent l="0" t="0" r="7620" b="3810"/>
            <wp:docPr id="13" name="Picture 13" descr="E:\repos\danny_elderly_mort\figures\ons_only_coefficients_with_age_alt_sp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epos\danny_elderly_mort\figures\ons_only_coefficients_with_age_alt_spe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9680" cy="8854440"/>
                    </a:xfrm>
                    <a:prstGeom prst="rect">
                      <a:avLst/>
                    </a:prstGeom>
                    <a:noFill/>
                    <a:ln>
                      <a:noFill/>
                    </a:ln>
                  </pic:spPr>
                </pic:pic>
              </a:graphicData>
            </a:graphic>
          </wp:inline>
        </w:drawing>
      </w:r>
    </w:p>
    <w:p w14:paraId="7BCFE2F4" w14:textId="77777777" w:rsidR="00F712B2" w:rsidRDefault="00F712B2" w:rsidP="00076DDE">
      <w:pPr>
        <w:spacing w:line="480" w:lineRule="auto"/>
      </w:pPr>
      <w:r>
        <w:lastRenderedPageBreak/>
        <w:t>The following two figures show projected against actual mortality rates at older ages, and at younger ages. These figures suggest the non-linear model specification appears to have a slightly better fit to the data, but substantively the patterns are very similar:</w:t>
      </w:r>
    </w:p>
    <w:p w14:paraId="24FFF976" w14:textId="77777777" w:rsidR="00F712B2" w:rsidRDefault="00F712B2" w:rsidP="00076DDE">
      <w:pPr>
        <w:spacing w:line="480" w:lineRule="auto"/>
      </w:pPr>
    </w:p>
    <w:p w14:paraId="0B11DE8A" w14:textId="6CDB799A" w:rsidR="00F712B2" w:rsidRDefault="00F712B2" w:rsidP="00076DDE">
      <w:pPr>
        <w:spacing w:line="480" w:lineRule="auto"/>
      </w:pPr>
      <w:r>
        <w:rPr>
          <w:noProof/>
          <w:lang w:eastAsia="en-GB"/>
        </w:rPr>
        <w:drawing>
          <wp:inline distT="0" distB="0" distL="0" distR="0" wp14:anchorId="2ADA48F7" wp14:editId="4DDE8685">
            <wp:extent cx="5722620" cy="5722620"/>
            <wp:effectExtent l="0" t="0" r="0" b="0"/>
            <wp:docPr id="15" name="Picture 15" descr="E:\repos\danny_elderly_mort\figures\banded_plot_old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epos\danny_elderly_mort\figures\banded_plot_older_ages_al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3AD4E841" w14:textId="38B0D027" w:rsidR="00F712B2" w:rsidRDefault="00F712B2" w:rsidP="00076DDE">
      <w:pPr>
        <w:spacing w:line="480" w:lineRule="auto"/>
      </w:pPr>
      <w:r>
        <w:rPr>
          <w:noProof/>
          <w:lang w:eastAsia="en-GB"/>
        </w:rPr>
        <w:lastRenderedPageBreak/>
        <w:drawing>
          <wp:inline distT="0" distB="0" distL="0" distR="0" wp14:anchorId="5C5B1E6E" wp14:editId="7D8D8193">
            <wp:extent cx="5722620" cy="5722620"/>
            <wp:effectExtent l="0" t="0" r="0" b="0"/>
            <wp:docPr id="16" name="Picture 16" descr="E:\repos\danny_elderly_mort\figures\banded_plot_younger_ages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epos\danny_elderly_mort\figures\banded_plot_younger_ages_al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620" cy="5722620"/>
                    </a:xfrm>
                    <a:prstGeom prst="rect">
                      <a:avLst/>
                    </a:prstGeom>
                    <a:noFill/>
                    <a:ln>
                      <a:noFill/>
                    </a:ln>
                  </pic:spPr>
                </pic:pic>
              </a:graphicData>
            </a:graphic>
          </wp:inline>
        </w:drawing>
      </w:r>
    </w:p>
    <w:p w14:paraId="6EF83DDC" w14:textId="7142A6A5" w:rsidR="00F712B2" w:rsidRDefault="00F712B2" w:rsidP="00076DDE">
      <w:pPr>
        <w:spacing w:line="480" w:lineRule="auto"/>
      </w:pPr>
      <w:r>
        <w:t xml:space="preserve">The following figure shows the accumulated ‘excess’ mortality using this latter model specification. Substantively, these results are very similar to those in the main model specification, though with a smaller difference between actual and projected in 2010 and 2011, and an even faster acceleration of excess mortality in later years. </w:t>
      </w:r>
    </w:p>
    <w:p w14:paraId="72CD1D57" w14:textId="446A229F" w:rsidR="00DA2EEA" w:rsidRDefault="00F712B2" w:rsidP="00076DDE">
      <w:pPr>
        <w:spacing w:line="480" w:lineRule="auto"/>
      </w:pPr>
      <w:r>
        <w:rPr>
          <w:noProof/>
          <w:lang w:eastAsia="en-GB"/>
        </w:rPr>
        <w:lastRenderedPageBreak/>
        <w:drawing>
          <wp:inline distT="0" distB="0" distL="0" distR="0" wp14:anchorId="2549EC35" wp14:editId="09E8E3AC">
            <wp:extent cx="5730240" cy="4297680"/>
            <wp:effectExtent l="0" t="0" r="3810" b="7620"/>
            <wp:docPr id="14" name="Picture 14" descr="E:\repos\danny_elderly_mort\figures\excess_deaths_2010_2015_a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repos\danny_elderly_mort\figures\excess_deaths_2010_2015_al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297680"/>
                    </a:xfrm>
                    <a:prstGeom prst="rect">
                      <a:avLst/>
                    </a:prstGeom>
                    <a:noFill/>
                    <a:ln>
                      <a:noFill/>
                    </a:ln>
                  </pic:spPr>
                </pic:pic>
              </a:graphicData>
            </a:graphic>
          </wp:inline>
        </w:drawing>
      </w:r>
    </w:p>
    <w:p w14:paraId="41EB8C97" w14:textId="77777777" w:rsidR="00DA2EEA" w:rsidRDefault="00DA2EEA" w:rsidP="00076DDE">
      <w:pPr>
        <w:spacing w:line="480" w:lineRule="auto"/>
      </w:pPr>
    </w:p>
    <w:p w14:paraId="4119D11A" w14:textId="62ECC3AA" w:rsidR="00F712B2" w:rsidRDefault="00F712B2" w:rsidP="00076DDE">
      <w:pPr>
        <w:spacing w:line="480" w:lineRule="auto"/>
      </w:pPr>
      <w:r>
        <w:t xml:space="preserve">Table S1 summarises the above figure, showing the total excess deaths in each year by ages 50, 70 and 89. Table S2 further summarises these figures, showing the total number of ‘excess’ deaths between the period 2010-2015 and 2012-2015. These suggest there were fewer ‘negative excess’ deaths by age 89 in 2010 and 2011, suggesting a better model fit over this period, and predicts a higher excess death total than the standard model, with 60,073 more deaths than projected between 2010 and 2015, and 65,043 more deaths than projected between 2012 and 2015. </w:t>
      </w:r>
    </w:p>
    <w:tbl>
      <w:tblPr>
        <w:tblW w:w="3960" w:type="dxa"/>
        <w:tblInd w:w="118" w:type="dxa"/>
        <w:tblLook w:val="04A0" w:firstRow="1" w:lastRow="0" w:firstColumn="1" w:lastColumn="0" w:noHBand="0" w:noVBand="1"/>
      </w:tblPr>
      <w:tblGrid>
        <w:gridCol w:w="1200"/>
        <w:gridCol w:w="840"/>
        <w:gridCol w:w="968"/>
        <w:gridCol w:w="1149"/>
      </w:tblGrid>
      <w:tr w:rsidR="007405AE" w:rsidRPr="00F712B2" w14:paraId="569C1C9E" w14:textId="77777777" w:rsidTr="00F712B2">
        <w:trPr>
          <w:trHeight w:val="288"/>
        </w:trPr>
        <w:tc>
          <w:tcPr>
            <w:tcW w:w="1200" w:type="dxa"/>
            <w:tcBorders>
              <w:top w:val="single" w:sz="8" w:space="0" w:color="auto"/>
              <w:left w:val="single" w:sz="8" w:space="0" w:color="auto"/>
              <w:bottom w:val="single" w:sz="4" w:space="0" w:color="auto"/>
              <w:right w:val="nil"/>
            </w:tcBorders>
            <w:shd w:val="clear" w:color="auto" w:fill="auto"/>
            <w:noWrap/>
            <w:vAlign w:val="bottom"/>
            <w:hideMark/>
          </w:tcPr>
          <w:p w14:paraId="56CA5C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Period</w:t>
            </w:r>
          </w:p>
        </w:tc>
        <w:tc>
          <w:tcPr>
            <w:tcW w:w="840" w:type="dxa"/>
            <w:tcBorders>
              <w:top w:val="single" w:sz="8" w:space="0" w:color="auto"/>
              <w:left w:val="single" w:sz="4" w:space="0" w:color="auto"/>
              <w:bottom w:val="single" w:sz="4" w:space="0" w:color="auto"/>
              <w:right w:val="nil"/>
            </w:tcBorders>
            <w:shd w:val="clear" w:color="auto" w:fill="auto"/>
            <w:noWrap/>
            <w:vAlign w:val="bottom"/>
            <w:hideMark/>
          </w:tcPr>
          <w:p w14:paraId="2C53208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840" w:type="dxa"/>
            <w:tcBorders>
              <w:top w:val="single" w:sz="8" w:space="0" w:color="auto"/>
              <w:left w:val="nil"/>
              <w:bottom w:val="single" w:sz="4" w:space="0" w:color="auto"/>
              <w:right w:val="nil"/>
            </w:tcBorders>
            <w:shd w:val="clear" w:color="auto" w:fill="auto"/>
            <w:noWrap/>
            <w:vAlign w:val="bottom"/>
            <w:hideMark/>
          </w:tcPr>
          <w:p w14:paraId="0C130122"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1080" w:type="dxa"/>
            <w:tcBorders>
              <w:top w:val="single" w:sz="8" w:space="0" w:color="auto"/>
              <w:left w:val="nil"/>
              <w:bottom w:val="single" w:sz="4" w:space="0" w:color="auto"/>
              <w:right w:val="single" w:sz="8" w:space="0" w:color="auto"/>
            </w:tcBorders>
            <w:shd w:val="clear" w:color="auto" w:fill="auto"/>
            <w:noWrap/>
            <w:vAlign w:val="bottom"/>
            <w:hideMark/>
          </w:tcPr>
          <w:p w14:paraId="501F2A07"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r>
      <w:tr w:rsidR="007405AE" w:rsidRPr="00F712B2" w14:paraId="277A476C" w14:textId="77777777" w:rsidTr="00F712B2">
        <w:trPr>
          <w:trHeight w:val="288"/>
        </w:trPr>
        <w:tc>
          <w:tcPr>
            <w:tcW w:w="1200" w:type="dxa"/>
            <w:tcBorders>
              <w:top w:val="nil"/>
              <w:left w:val="single" w:sz="8" w:space="0" w:color="auto"/>
              <w:bottom w:val="nil"/>
              <w:right w:val="nil"/>
            </w:tcBorders>
            <w:shd w:val="clear" w:color="auto" w:fill="auto"/>
            <w:noWrap/>
            <w:vAlign w:val="bottom"/>
            <w:hideMark/>
          </w:tcPr>
          <w:p w14:paraId="3E02BD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2010-2015</w:t>
            </w:r>
          </w:p>
        </w:tc>
        <w:tc>
          <w:tcPr>
            <w:tcW w:w="840" w:type="dxa"/>
            <w:tcBorders>
              <w:top w:val="nil"/>
              <w:left w:val="single" w:sz="4" w:space="0" w:color="auto"/>
              <w:bottom w:val="nil"/>
              <w:right w:val="nil"/>
            </w:tcBorders>
            <w:shd w:val="clear" w:color="auto" w:fill="auto"/>
            <w:noWrap/>
            <w:vAlign w:val="bottom"/>
            <w:hideMark/>
          </w:tcPr>
          <w:p w14:paraId="0A2FAAF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35,032</w:t>
            </w:r>
          </w:p>
        </w:tc>
        <w:tc>
          <w:tcPr>
            <w:tcW w:w="840" w:type="dxa"/>
            <w:tcBorders>
              <w:top w:val="nil"/>
              <w:left w:val="nil"/>
              <w:bottom w:val="nil"/>
              <w:right w:val="nil"/>
            </w:tcBorders>
            <w:shd w:val="clear" w:color="auto" w:fill="auto"/>
            <w:noWrap/>
            <w:vAlign w:val="bottom"/>
            <w:hideMark/>
          </w:tcPr>
          <w:p w14:paraId="61BF65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25,041</w:t>
            </w:r>
          </w:p>
        </w:tc>
        <w:tc>
          <w:tcPr>
            <w:tcW w:w="1080" w:type="dxa"/>
            <w:tcBorders>
              <w:top w:val="nil"/>
              <w:left w:val="nil"/>
              <w:bottom w:val="nil"/>
              <w:right w:val="single" w:sz="8" w:space="0" w:color="auto"/>
            </w:tcBorders>
            <w:shd w:val="clear" w:color="auto" w:fill="auto"/>
            <w:noWrap/>
            <w:vAlign w:val="bottom"/>
            <w:hideMark/>
          </w:tcPr>
          <w:p w14:paraId="06AC9F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60,073</w:t>
            </w:r>
          </w:p>
        </w:tc>
      </w:tr>
      <w:tr w:rsidR="007405AE" w:rsidRPr="00F712B2" w14:paraId="1ABD0AD0" w14:textId="77777777" w:rsidTr="00F712B2">
        <w:trPr>
          <w:trHeight w:val="300"/>
        </w:trPr>
        <w:tc>
          <w:tcPr>
            <w:tcW w:w="1200" w:type="dxa"/>
            <w:tcBorders>
              <w:top w:val="nil"/>
              <w:left w:val="single" w:sz="8" w:space="0" w:color="auto"/>
              <w:bottom w:val="single" w:sz="8" w:space="0" w:color="auto"/>
              <w:right w:val="nil"/>
            </w:tcBorders>
            <w:shd w:val="clear" w:color="auto" w:fill="auto"/>
            <w:noWrap/>
            <w:vAlign w:val="bottom"/>
            <w:hideMark/>
          </w:tcPr>
          <w:p w14:paraId="1912C19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2012-2015</w:t>
            </w:r>
          </w:p>
        </w:tc>
        <w:tc>
          <w:tcPr>
            <w:tcW w:w="840" w:type="dxa"/>
            <w:tcBorders>
              <w:top w:val="nil"/>
              <w:left w:val="single" w:sz="4" w:space="0" w:color="auto"/>
              <w:bottom w:val="single" w:sz="8" w:space="0" w:color="auto"/>
              <w:right w:val="nil"/>
            </w:tcBorders>
            <w:shd w:val="clear" w:color="auto" w:fill="auto"/>
            <w:noWrap/>
            <w:vAlign w:val="bottom"/>
            <w:hideMark/>
          </w:tcPr>
          <w:p w14:paraId="7F98AE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36,188</w:t>
            </w:r>
          </w:p>
        </w:tc>
        <w:tc>
          <w:tcPr>
            <w:tcW w:w="840" w:type="dxa"/>
            <w:tcBorders>
              <w:top w:val="nil"/>
              <w:left w:val="nil"/>
              <w:bottom w:val="single" w:sz="8" w:space="0" w:color="auto"/>
              <w:right w:val="nil"/>
            </w:tcBorders>
            <w:shd w:val="clear" w:color="auto" w:fill="auto"/>
            <w:noWrap/>
            <w:vAlign w:val="bottom"/>
            <w:hideMark/>
          </w:tcPr>
          <w:p w14:paraId="1F6BEB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28,855</w:t>
            </w:r>
          </w:p>
        </w:tc>
        <w:tc>
          <w:tcPr>
            <w:tcW w:w="1080" w:type="dxa"/>
            <w:tcBorders>
              <w:top w:val="nil"/>
              <w:left w:val="nil"/>
              <w:bottom w:val="single" w:sz="8" w:space="0" w:color="auto"/>
              <w:right w:val="single" w:sz="8" w:space="0" w:color="auto"/>
            </w:tcBorders>
            <w:shd w:val="clear" w:color="auto" w:fill="auto"/>
            <w:noWrap/>
            <w:vAlign w:val="bottom"/>
            <w:hideMark/>
          </w:tcPr>
          <w:p w14:paraId="0A41D6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65,043</w:t>
            </w:r>
          </w:p>
        </w:tc>
      </w:tr>
    </w:tbl>
    <w:p w14:paraId="46097A7A" w14:textId="77777777" w:rsidR="00F712B2" w:rsidRDefault="00F712B2" w:rsidP="00076DDE">
      <w:pPr>
        <w:spacing w:line="480" w:lineRule="auto"/>
        <w:sectPr w:rsidR="00F712B2">
          <w:pgSz w:w="11906" w:h="16838"/>
          <w:pgMar w:top="1440" w:right="1440" w:bottom="1440" w:left="1440" w:header="708" w:footer="708" w:gutter="0"/>
          <w:cols w:space="708"/>
          <w:docGrid w:linePitch="360"/>
        </w:sectPr>
      </w:pPr>
    </w:p>
    <w:p w14:paraId="13BD8F2D" w14:textId="72DDC6A0" w:rsidR="00F712B2" w:rsidRDefault="00F712B2" w:rsidP="00076DDE">
      <w:pPr>
        <w:spacing w:line="480" w:lineRule="auto"/>
      </w:pPr>
    </w:p>
    <w:tbl>
      <w:tblPr>
        <w:tblW w:w="9921" w:type="dxa"/>
        <w:tblInd w:w="118" w:type="dxa"/>
        <w:tblLook w:val="04A0" w:firstRow="1" w:lastRow="0" w:firstColumn="1" w:lastColumn="0" w:noHBand="0" w:noVBand="1"/>
      </w:tblPr>
      <w:tblGrid>
        <w:gridCol w:w="960"/>
        <w:gridCol w:w="960"/>
        <w:gridCol w:w="831"/>
        <w:gridCol w:w="283"/>
        <w:gridCol w:w="940"/>
        <w:gridCol w:w="284"/>
        <w:gridCol w:w="940"/>
        <w:gridCol w:w="283"/>
        <w:gridCol w:w="831"/>
        <w:gridCol w:w="283"/>
        <w:gridCol w:w="940"/>
        <w:gridCol w:w="284"/>
        <w:gridCol w:w="940"/>
        <w:gridCol w:w="283"/>
        <w:gridCol w:w="831"/>
        <w:gridCol w:w="283"/>
        <w:gridCol w:w="940"/>
        <w:gridCol w:w="284"/>
        <w:gridCol w:w="940"/>
        <w:gridCol w:w="283"/>
      </w:tblGrid>
      <w:tr w:rsidR="007405AE" w:rsidRPr="00F712B2" w14:paraId="187CCF2E" w14:textId="77777777" w:rsidTr="00F712B2">
        <w:trPr>
          <w:trHeight w:val="300"/>
        </w:trPr>
        <w:tc>
          <w:tcPr>
            <w:tcW w:w="960" w:type="dxa"/>
            <w:tcBorders>
              <w:top w:val="single" w:sz="8" w:space="0" w:color="auto"/>
              <w:left w:val="single" w:sz="8" w:space="0" w:color="auto"/>
              <w:bottom w:val="single" w:sz="4" w:space="0" w:color="auto"/>
              <w:right w:val="nil"/>
            </w:tcBorders>
            <w:shd w:val="clear" w:color="auto" w:fill="auto"/>
            <w:noWrap/>
            <w:vAlign w:val="bottom"/>
            <w:hideMark/>
          </w:tcPr>
          <w:p w14:paraId="61782C6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Year</w:t>
            </w:r>
          </w:p>
        </w:tc>
        <w:tc>
          <w:tcPr>
            <w:tcW w:w="960" w:type="dxa"/>
            <w:tcBorders>
              <w:top w:val="single" w:sz="8" w:space="0" w:color="auto"/>
              <w:left w:val="nil"/>
              <w:bottom w:val="single" w:sz="4" w:space="0" w:color="auto"/>
              <w:right w:val="nil"/>
            </w:tcBorders>
            <w:shd w:val="clear" w:color="auto" w:fill="auto"/>
            <w:noWrap/>
            <w:vAlign w:val="bottom"/>
            <w:hideMark/>
          </w:tcPr>
          <w:p w14:paraId="5A4D30D5"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Age</w:t>
            </w:r>
          </w:p>
        </w:tc>
        <w:tc>
          <w:tcPr>
            <w:tcW w:w="720" w:type="dxa"/>
            <w:tcBorders>
              <w:top w:val="single" w:sz="8" w:space="0" w:color="auto"/>
              <w:left w:val="nil"/>
              <w:bottom w:val="single" w:sz="4" w:space="0" w:color="auto"/>
              <w:right w:val="nil"/>
            </w:tcBorders>
            <w:shd w:val="clear" w:color="auto" w:fill="auto"/>
            <w:noWrap/>
            <w:vAlign w:val="bottom"/>
            <w:hideMark/>
          </w:tcPr>
          <w:p w14:paraId="5E57300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Males</w:t>
            </w:r>
          </w:p>
        </w:tc>
        <w:tc>
          <w:tcPr>
            <w:tcW w:w="120" w:type="dxa"/>
            <w:tcBorders>
              <w:top w:val="single" w:sz="8" w:space="0" w:color="auto"/>
              <w:left w:val="nil"/>
              <w:bottom w:val="single" w:sz="4" w:space="0" w:color="auto"/>
              <w:right w:val="nil"/>
            </w:tcBorders>
            <w:shd w:val="clear" w:color="auto" w:fill="auto"/>
            <w:noWrap/>
            <w:vAlign w:val="bottom"/>
            <w:hideMark/>
          </w:tcPr>
          <w:p w14:paraId="51DB1FF0"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5E65236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90B67B3"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75963CF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1FAD514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840" w:type="dxa"/>
            <w:gridSpan w:val="2"/>
            <w:tcBorders>
              <w:top w:val="single" w:sz="8" w:space="0" w:color="auto"/>
              <w:left w:val="nil"/>
              <w:bottom w:val="single" w:sz="4" w:space="0" w:color="auto"/>
              <w:right w:val="nil"/>
            </w:tcBorders>
            <w:shd w:val="clear" w:color="auto" w:fill="auto"/>
            <w:noWrap/>
            <w:vAlign w:val="bottom"/>
            <w:hideMark/>
          </w:tcPr>
          <w:p w14:paraId="5714F021"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Females</w:t>
            </w:r>
          </w:p>
        </w:tc>
        <w:tc>
          <w:tcPr>
            <w:tcW w:w="780" w:type="dxa"/>
            <w:tcBorders>
              <w:top w:val="single" w:sz="8" w:space="0" w:color="auto"/>
              <w:left w:val="nil"/>
              <w:bottom w:val="single" w:sz="4" w:space="0" w:color="auto"/>
              <w:right w:val="nil"/>
            </w:tcBorders>
            <w:shd w:val="clear" w:color="auto" w:fill="auto"/>
            <w:noWrap/>
            <w:vAlign w:val="bottom"/>
            <w:hideMark/>
          </w:tcPr>
          <w:p w14:paraId="594D172D"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7D7EF67B"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0AC2C46C"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nil"/>
            </w:tcBorders>
            <w:shd w:val="clear" w:color="auto" w:fill="auto"/>
            <w:noWrap/>
            <w:vAlign w:val="bottom"/>
            <w:hideMark/>
          </w:tcPr>
          <w:p w14:paraId="6CF620E6"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661" w:type="dxa"/>
            <w:gridSpan w:val="3"/>
            <w:tcBorders>
              <w:top w:val="single" w:sz="8" w:space="0" w:color="auto"/>
              <w:left w:val="nil"/>
              <w:bottom w:val="single" w:sz="4" w:space="0" w:color="auto"/>
              <w:right w:val="nil"/>
            </w:tcBorders>
            <w:shd w:val="clear" w:color="auto" w:fill="auto"/>
            <w:noWrap/>
            <w:vAlign w:val="bottom"/>
            <w:hideMark/>
          </w:tcPr>
          <w:p w14:paraId="39590434"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Combined</w:t>
            </w:r>
          </w:p>
        </w:tc>
        <w:tc>
          <w:tcPr>
            <w:tcW w:w="160" w:type="dxa"/>
            <w:tcBorders>
              <w:top w:val="single" w:sz="8" w:space="0" w:color="auto"/>
              <w:left w:val="nil"/>
              <w:bottom w:val="single" w:sz="4" w:space="0" w:color="auto"/>
              <w:right w:val="nil"/>
            </w:tcBorders>
            <w:shd w:val="clear" w:color="auto" w:fill="auto"/>
            <w:noWrap/>
            <w:vAlign w:val="bottom"/>
            <w:hideMark/>
          </w:tcPr>
          <w:p w14:paraId="2703010E"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780" w:type="dxa"/>
            <w:tcBorders>
              <w:top w:val="single" w:sz="8" w:space="0" w:color="auto"/>
              <w:left w:val="nil"/>
              <w:bottom w:val="single" w:sz="4" w:space="0" w:color="auto"/>
              <w:right w:val="nil"/>
            </w:tcBorders>
            <w:shd w:val="clear" w:color="auto" w:fill="auto"/>
            <w:noWrap/>
            <w:vAlign w:val="bottom"/>
            <w:hideMark/>
          </w:tcPr>
          <w:p w14:paraId="394C3879" w14:textId="77777777" w:rsidR="00F712B2" w:rsidRPr="00F712B2" w:rsidRDefault="00F712B2" w:rsidP="00076DDE">
            <w:pPr>
              <w:spacing w:after="0" w:line="480" w:lineRule="auto"/>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 </w:t>
            </w:r>
          </w:p>
        </w:tc>
        <w:tc>
          <w:tcPr>
            <w:tcW w:w="120" w:type="dxa"/>
            <w:tcBorders>
              <w:top w:val="single" w:sz="8" w:space="0" w:color="auto"/>
              <w:left w:val="nil"/>
              <w:bottom w:val="single" w:sz="4" w:space="0" w:color="auto"/>
              <w:right w:val="single" w:sz="8" w:space="0" w:color="auto"/>
            </w:tcBorders>
            <w:shd w:val="clear" w:color="auto" w:fill="auto"/>
            <w:noWrap/>
            <w:vAlign w:val="bottom"/>
            <w:hideMark/>
          </w:tcPr>
          <w:p w14:paraId="3C1F514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r>
      <w:tr w:rsidR="007405AE" w:rsidRPr="00F712B2" w14:paraId="1EC82CCF"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724E3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2010</w:t>
            </w:r>
          </w:p>
        </w:tc>
        <w:tc>
          <w:tcPr>
            <w:tcW w:w="960" w:type="dxa"/>
            <w:tcBorders>
              <w:top w:val="nil"/>
              <w:left w:val="nil"/>
              <w:bottom w:val="nil"/>
              <w:right w:val="nil"/>
            </w:tcBorders>
            <w:shd w:val="clear" w:color="auto" w:fill="auto"/>
            <w:noWrap/>
            <w:vAlign w:val="bottom"/>
            <w:hideMark/>
          </w:tcPr>
          <w:p w14:paraId="2D4297B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6EC23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-347</w:t>
            </w:r>
          </w:p>
        </w:tc>
        <w:tc>
          <w:tcPr>
            <w:tcW w:w="120" w:type="dxa"/>
            <w:tcBorders>
              <w:top w:val="nil"/>
              <w:left w:val="nil"/>
              <w:bottom w:val="nil"/>
              <w:right w:val="nil"/>
            </w:tcBorders>
            <w:shd w:val="clear" w:color="auto" w:fill="auto"/>
            <w:noWrap/>
            <w:vAlign w:val="bottom"/>
            <w:hideMark/>
          </w:tcPr>
          <w:p w14:paraId="2AF976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3271E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19,094</w:t>
            </w:r>
          </w:p>
        </w:tc>
        <w:tc>
          <w:tcPr>
            <w:tcW w:w="120" w:type="dxa"/>
            <w:tcBorders>
              <w:top w:val="nil"/>
              <w:left w:val="nil"/>
              <w:bottom w:val="nil"/>
              <w:right w:val="nil"/>
            </w:tcBorders>
            <w:shd w:val="clear" w:color="auto" w:fill="auto"/>
            <w:noWrap/>
            <w:vAlign w:val="bottom"/>
            <w:hideMark/>
          </w:tcPr>
          <w:p w14:paraId="0D4909C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60812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19,441</w:t>
            </w:r>
          </w:p>
        </w:tc>
        <w:tc>
          <w:tcPr>
            <w:tcW w:w="120" w:type="dxa"/>
            <w:tcBorders>
              <w:top w:val="nil"/>
              <w:left w:val="nil"/>
              <w:bottom w:val="nil"/>
              <w:right w:val="nil"/>
            </w:tcBorders>
            <w:shd w:val="clear" w:color="auto" w:fill="auto"/>
            <w:noWrap/>
            <w:vAlign w:val="bottom"/>
            <w:hideMark/>
          </w:tcPr>
          <w:p w14:paraId="3EBE37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2557B4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w:t>
            </w:r>
          </w:p>
        </w:tc>
        <w:tc>
          <w:tcPr>
            <w:tcW w:w="110" w:type="dxa"/>
            <w:tcBorders>
              <w:top w:val="nil"/>
              <w:left w:val="nil"/>
              <w:bottom w:val="nil"/>
              <w:right w:val="nil"/>
            </w:tcBorders>
            <w:shd w:val="clear" w:color="auto" w:fill="auto"/>
            <w:noWrap/>
            <w:vAlign w:val="bottom"/>
            <w:hideMark/>
          </w:tcPr>
          <w:p w14:paraId="44680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5E33B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11,786</w:t>
            </w:r>
          </w:p>
        </w:tc>
        <w:tc>
          <w:tcPr>
            <w:tcW w:w="120" w:type="dxa"/>
            <w:tcBorders>
              <w:top w:val="nil"/>
              <w:left w:val="nil"/>
              <w:bottom w:val="nil"/>
              <w:right w:val="nil"/>
            </w:tcBorders>
            <w:shd w:val="clear" w:color="auto" w:fill="auto"/>
            <w:noWrap/>
            <w:vAlign w:val="bottom"/>
            <w:hideMark/>
          </w:tcPr>
          <w:p w14:paraId="596FF15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8AE9D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11,898</w:t>
            </w:r>
          </w:p>
        </w:tc>
        <w:tc>
          <w:tcPr>
            <w:tcW w:w="120" w:type="dxa"/>
            <w:tcBorders>
              <w:top w:val="nil"/>
              <w:left w:val="nil"/>
              <w:bottom w:val="nil"/>
              <w:right w:val="nil"/>
            </w:tcBorders>
            <w:shd w:val="clear" w:color="auto" w:fill="auto"/>
            <w:noWrap/>
            <w:vAlign w:val="bottom"/>
            <w:hideMark/>
          </w:tcPr>
          <w:p w14:paraId="0A39459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522F174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-459</w:t>
            </w:r>
          </w:p>
        </w:tc>
        <w:tc>
          <w:tcPr>
            <w:tcW w:w="108" w:type="dxa"/>
            <w:tcBorders>
              <w:top w:val="nil"/>
              <w:left w:val="nil"/>
              <w:bottom w:val="nil"/>
              <w:right w:val="nil"/>
            </w:tcBorders>
            <w:shd w:val="clear" w:color="auto" w:fill="auto"/>
            <w:noWrap/>
            <w:vAlign w:val="bottom"/>
            <w:hideMark/>
          </w:tcPr>
          <w:p w14:paraId="739C064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3AADB8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30,880</w:t>
            </w:r>
          </w:p>
        </w:tc>
        <w:tc>
          <w:tcPr>
            <w:tcW w:w="160" w:type="dxa"/>
            <w:tcBorders>
              <w:top w:val="nil"/>
              <w:left w:val="nil"/>
              <w:bottom w:val="nil"/>
              <w:right w:val="nil"/>
            </w:tcBorders>
            <w:shd w:val="clear" w:color="auto" w:fill="auto"/>
            <w:noWrap/>
            <w:vAlign w:val="bottom"/>
            <w:hideMark/>
          </w:tcPr>
          <w:p w14:paraId="0CB52B0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417D7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31,339</w:t>
            </w:r>
          </w:p>
        </w:tc>
        <w:tc>
          <w:tcPr>
            <w:tcW w:w="120" w:type="dxa"/>
            <w:tcBorders>
              <w:top w:val="nil"/>
              <w:left w:val="nil"/>
              <w:bottom w:val="nil"/>
              <w:right w:val="single" w:sz="8" w:space="0" w:color="auto"/>
            </w:tcBorders>
            <w:shd w:val="clear" w:color="auto" w:fill="auto"/>
            <w:noWrap/>
            <w:vAlign w:val="bottom"/>
            <w:hideMark/>
          </w:tcPr>
          <w:p w14:paraId="7477461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7E56920B"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06BB5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F2D20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142BFF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w:t>
            </w:r>
          </w:p>
        </w:tc>
        <w:tc>
          <w:tcPr>
            <w:tcW w:w="120" w:type="dxa"/>
            <w:tcBorders>
              <w:top w:val="nil"/>
              <w:left w:val="nil"/>
              <w:bottom w:val="nil"/>
              <w:right w:val="nil"/>
            </w:tcBorders>
            <w:shd w:val="clear" w:color="auto" w:fill="auto"/>
            <w:noWrap/>
            <w:vAlign w:val="bottom"/>
            <w:hideMark/>
          </w:tcPr>
          <w:p w14:paraId="38CAF9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DD9AD0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75,811</w:t>
            </w:r>
          </w:p>
        </w:tc>
        <w:tc>
          <w:tcPr>
            <w:tcW w:w="120" w:type="dxa"/>
            <w:tcBorders>
              <w:top w:val="nil"/>
              <w:left w:val="nil"/>
              <w:bottom w:val="nil"/>
              <w:right w:val="nil"/>
            </w:tcBorders>
            <w:shd w:val="clear" w:color="auto" w:fill="auto"/>
            <w:noWrap/>
            <w:vAlign w:val="bottom"/>
            <w:hideMark/>
          </w:tcPr>
          <w:p w14:paraId="02D0BC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ED2E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75,724</w:t>
            </w:r>
          </w:p>
        </w:tc>
        <w:tc>
          <w:tcPr>
            <w:tcW w:w="120" w:type="dxa"/>
            <w:tcBorders>
              <w:top w:val="nil"/>
              <w:left w:val="nil"/>
              <w:bottom w:val="nil"/>
              <w:right w:val="nil"/>
            </w:tcBorders>
            <w:shd w:val="clear" w:color="auto" w:fill="auto"/>
            <w:noWrap/>
            <w:vAlign w:val="bottom"/>
            <w:hideMark/>
          </w:tcPr>
          <w:p w14:paraId="5222E8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04ACDA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219</w:t>
            </w:r>
          </w:p>
        </w:tc>
        <w:tc>
          <w:tcPr>
            <w:tcW w:w="110" w:type="dxa"/>
            <w:tcBorders>
              <w:top w:val="nil"/>
              <w:left w:val="nil"/>
              <w:bottom w:val="nil"/>
              <w:right w:val="nil"/>
            </w:tcBorders>
            <w:shd w:val="clear" w:color="auto" w:fill="auto"/>
            <w:noWrap/>
            <w:vAlign w:val="bottom"/>
            <w:hideMark/>
          </w:tcPr>
          <w:p w14:paraId="70C15CA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0D828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49,994</w:t>
            </w:r>
          </w:p>
        </w:tc>
        <w:tc>
          <w:tcPr>
            <w:tcW w:w="120" w:type="dxa"/>
            <w:tcBorders>
              <w:top w:val="nil"/>
              <w:left w:val="nil"/>
              <w:bottom w:val="nil"/>
              <w:right w:val="nil"/>
            </w:tcBorders>
            <w:shd w:val="clear" w:color="auto" w:fill="auto"/>
            <w:noWrap/>
            <w:vAlign w:val="bottom"/>
            <w:hideMark/>
          </w:tcPr>
          <w:p w14:paraId="325691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E2518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49,775</w:t>
            </w:r>
          </w:p>
        </w:tc>
        <w:tc>
          <w:tcPr>
            <w:tcW w:w="120" w:type="dxa"/>
            <w:tcBorders>
              <w:top w:val="nil"/>
              <w:left w:val="nil"/>
              <w:bottom w:val="nil"/>
              <w:right w:val="nil"/>
            </w:tcBorders>
            <w:shd w:val="clear" w:color="auto" w:fill="auto"/>
            <w:noWrap/>
            <w:vAlign w:val="bottom"/>
            <w:hideMark/>
          </w:tcPr>
          <w:p w14:paraId="30251B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A8C9FF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306</w:t>
            </w:r>
          </w:p>
        </w:tc>
        <w:tc>
          <w:tcPr>
            <w:tcW w:w="108" w:type="dxa"/>
            <w:tcBorders>
              <w:top w:val="nil"/>
              <w:left w:val="nil"/>
              <w:bottom w:val="nil"/>
              <w:right w:val="nil"/>
            </w:tcBorders>
            <w:shd w:val="clear" w:color="auto" w:fill="auto"/>
            <w:noWrap/>
            <w:vAlign w:val="bottom"/>
            <w:hideMark/>
          </w:tcPr>
          <w:p w14:paraId="1FE093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058A62F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125,805</w:t>
            </w:r>
          </w:p>
        </w:tc>
        <w:tc>
          <w:tcPr>
            <w:tcW w:w="160" w:type="dxa"/>
            <w:tcBorders>
              <w:top w:val="nil"/>
              <w:left w:val="nil"/>
              <w:bottom w:val="nil"/>
              <w:right w:val="nil"/>
            </w:tcBorders>
            <w:shd w:val="clear" w:color="auto" w:fill="auto"/>
            <w:noWrap/>
            <w:vAlign w:val="bottom"/>
            <w:hideMark/>
          </w:tcPr>
          <w:p w14:paraId="290476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30B68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125,499</w:t>
            </w:r>
          </w:p>
        </w:tc>
        <w:tc>
          <w:tcPr>
            <w:tcW w:w="120" w:type="dxa"/>
            <w:tcBorders>
              <w:top w:val="nil"/>
              <w:left w:val="nil"/>
              <w:bottom w:val="nil"/>
              <w:right w:val="single" w:sz="8" w:space="0" w:color="auto"/>
            </w:tcBorders>
            <w:shd w:val="clear" w:color="auto" w:fill="auto"/>
            <w:noWrap/>
            <w:vAlign w:val="bottom"/>
            <w:hideMark/>
          </w:tcPr>
          <w:p w14:paraId="06D6ED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3229162C" w14:textId="77777777" w:rsidTr="00F712B2">
        <w:trPr>
          <w:trHeight w:val="300"/>
        </w:trPr>
        <w:tc>
          <w:tcPr>
            <w:tcW w:w="960" w:type="dxa"/>
            <w:tcBorders>
              <w:top w:val="nil"/>
              <w:left w:val="single" w:sz="8" w:space="0" w:color="auto"/>
              <w:bottom w:val="single" w:sz="4" w:space="0" w:color="auto"/>
              <w:right w:val="nil"/>
            </w:tcBorders>
            <w:shd w:val="clear" w:color="auto" w:fill="auto"/>
            <w:noWrap/>
            <w:vAlign w:val="bottom"/>
            <w:hideMark/>
          </w:tcPr>
          <w:p w14:paraId="5A2DAC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252C6D8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347241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799</w:t>
            </w:r>
          </w:p>
        </w:tc>
        <w:tc>
          <w:tcPr>
            <w:tcW w:w="120" w:type="dxa"/>
            <w:tcBorders>
              <w:top w:val="nil"/>
              <w:left w:val="nil"/>
              <w:bottom w:val="single" w:sz="4" w:space="0" w:color="auto"/>
              <w:right w:val="nil"/>
            </w:tcBorders>
            <w:shd w:val="clear" w:color="auto" w:fill="auto"/>
            <w:noWrap/>
            <w:vAlign w:val="bottom"/>
            <w:hideMark/>
          </w:tcPr>
          <w:p w14:paraId="1E5763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982E0E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212,724</w:t>
            </w:r>
          </w:p>
        </w:tc>
        <w:tc>
          <w:tcPr>
            <w:tcW w:w="120" w:type="dxa"/>
            <w:tcBorders>
              <w:top w:val="nil"/>
              <w:left w:val="nil"/>
              <w:bottom w:val="single" w:sz="4" w:space="0" w:color="auto"/>
              <w:right w:val="nil"/>
            </w:tcBorders>
            <w:shd w:val="clear" w:color="auto" w:fill="auto"/>
            <w:noWrap/>
            <w:vAlign w:val="bottom"/>
            <w:hideMark/>
          </w:tcPr>
          <w:p w14:paraId="4CF9BC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3CDE77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211,925</w:t>
            </w:r>
          </w:p>
        </w:tc>
        <w:tc>
          <w:tcPr>
            <w:tcW w:w="120" w:type="dxa"/>
            <w:tcBorders>
              <w:top w:val="nil"/>
              <w:left w:val="nil"/>
              <w:bottom w:val="single" w:sz="4" w:space="0" w:color="auto"/>
              <w:right w:val="nil"/>
            </w:tcBorders>
            <w:shd w:val="clear" w:color="auto" w:fill="auto"/>
            <w:noWrap/>
            <w:vAlign w:val="bottom"/>
            <w:hideMark/>
          </w:tcPr>
          <w:p w14:paraId="2D364B0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16EA04B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-600</w:t>
            </w:r>
          </w:p>
        </w:tc>
        <w:tc>
          <w:tcPr>
            <w:tcW w:w="110" w:type="dxa"/>
            <w:tcBorders>
              <w:top w:val="nil"/>
              <w:left w:val="nil"/>
              <w:bottom w:val="single" w:sz="4" w:space="0" w:color="auto"/>
              <w:right w:val="nil"/>
            </w:tcBorders>
            <w:shd w:val="clear" w:color="auto" w:fill="auto"/>
            <w:noWrap/>
            <w:vAlign w:val="bottom"/>
            <w:hideMark/>
          </w:tcPr>
          <w:p w14:paraId="2AC4D0C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B894CE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192,910</w:t>
            </w:r>
          </w:p>
        </w:tc>
        <w:tc>
          <w:tcPr>
            <w:tcW w:w="120" w:type="dxa"/>
            <w:tcBorders>
              <w:top w:val="nil"/>
              <w:left w:val="nil"/>
              <w:bottom w:val="single" w:sz="4" w:space="0" w:color="auto"/>
              <w:right w:val="nil"/>
            </w:tcBorders>
            <w:shd w:val="clear" w:color="auto" w:fill="auto"/>
            <w:noWrap/>
            <w:vAlign w:val="bottom"/>
            <w:hideMark/>
          </w:tcPr>
          <w:p w14:paraId="3D5772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EE220A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193,510</w:t>
            </w:r>
          </w:p>
        </w:tc>
        <w:tc>
          <w:tcPr>
            <w:tcW w:w="120" w:type="dxa"/>
            <w:tcBorders>
              <w:top w:val="nil"/>
              <w:left w:val="nil"/>
              <w:bottom w:val="single" w:sz="4" w:space="0" w:color="auto"/>
              <w:right w:val="nil"/>
            </w:tcBorders>
            <w:shd w:val="clear" w:color="auto" w:fill="auto"/>
            <w:noWrap/>
            <w:vAlign w:val="bottom"/>
            <w:hideMark/>
          </w:tcPr>
          <w:p w14:paraId="240CA0D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382DB4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199</w:t>
            </w:r>
          </w:p>
        </w:tc>
        <w:tc>
          <w:tcPr>
            <w:tcW w:w="108" w:type="dxa"/>
            <w:tcBorders>
              <w:top w:val="nil"/>
              <w:left w:val="nil"/>
              <w:bottom w:val="single" w:sz="4" w:space="0" w:color="auto"/>
              <w:right w:val="nil"/>
            </w:tcBorders>
            <w:shd w:val="clear" w:color="auto" w:fill="auto"/>
            <w:noWrap/>
            <w:vAlign w:val="bottom"/>
            <w:hideMark/>
          </w:tcPr>
          <w:p w14:paraId="1E2218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D07DA6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405,634</w:t>
            </w:r>
          </w:p>
        </w:tc>
        <w:tc>
          <w:tcPr>
            <w:tcW w:w="160" w:type="dxa"/>
            <w:tcBorders>
              <w:top w:val="nil"/>
              <w:left w:val="nil"/>
              <w:bottom w:val="single" w:sz="4" w:space="0" w:color="auto"/>
              <w:right w:val="nil"/>
            </w:tcBorders>
            <w:shd w:val="clear" w:color="auto" w:fill="auto"/>
            <w:noWrap/>
            <w:vAlign w:val="bottom"/>
            <w:hideMark/>
          </w:tcPr>
          <w:p w14:paraId="5151CAB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49DB15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405,435</w:t>
            </w:r>
          </w:p>
        </w:tc>
        <w:tc>
          <w:tcPr>
            <w:tcW w:w="120" w:type="dxa"/>
            <w:tcBorders>
              <w:top w:val="nil"/>
              <w:left w:val="nil"/>
              <w:bottom w:val="single" w:sz="4" w:space="0" w:color="auto"/>
              <w:right w:val="single" w:sz="8" w:space="0" w:color="auto"/>
            </w:tcBorders>
            <w:shd w:val="clear" w:color="auto" w:fill="auto"/>
            <w:noWrap/>
            <w:vAlign w:val="bottom"/>
            <w:hideMark/>
          </w:tcPr>
          <w:p w14:paraId="74CE874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211728D6"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D446C3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2011</w:t>
            </w:r>
          </w:p>
        </w:tc>
        <w:tc>
          <w:tcPr>
            <w:tcW w:w="960" w:type="dxa"/>
            <w:tcBorders>
              <w:top w:val="nil"/>
              <w:left w:val="nil"/>
              <w:bottom w:val="nil"/>
              <w:right w:val="nil"/>
            </w:tcBorders>
            <w:shd w:val="clear" w:color="auto" w:fill="auto"/>
            <w:noWrap/>
            <w:vAlign w:val="bottom"/>
            <w:hideMark/>
          </w:tcPr>
          <w:p w14:paraId="74F8C9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75845F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-703</w:t>
            </w:r>
          </w:p>
        </w:tc>
        <w:tc>
          <w:tcPr>
            <w:tcW w:w="120" w:type="dxa"/>
            <w:tcBorders>
              <w:top w:val="nil"/>
              <w:left w:val="nil"/>
              <w:bottom w:val="nil"/>
              <w:right w:val="nil"/>
            </w:tcBorders>
            <w:shd w:val="clear" w:color="auto" w:fill="auto"/>
            <w:noWrap/>
            <w:vAlign w:val="bottom"/>
            <w:hideMark/>
          </w:tcPr>
          <w:p w14:paraId="607FF8C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878D0E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18,455</w:t>
            </w:r>
          </w:p>
        </w:tc>
        <w:tc>
          <w:tcPr>
            <w:tcW w:w="120" w:type="dxa"/>
            <w:tcBorders>
              <w:top w:val="nil"/>
              <w:left w:val="nil"/>
              <w:bottom w:val="nil"/>
              <w:right w:val="nil"/>
            </w:tcBorders>
            <w:shd w:val="clear" w:color="auto" w:fill="auto"/>
            <w:noWrap/>
            <w:vAlign w:val="bottom"/>
            <w:hideMark/>
          </w:tcPr>
          <w:p w14:paraId="3DF2EE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BA65B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19,158</w:t>
            </w:r>
          </w:p>
        </w:tc>
        <w:tc>
          <w:tcPr>
            <w:tcW w:w="120" w:type="dxa"/>
            <w:tcBorders>
              <w:top w:val="nil"/>
              <w:left w:val="nil"/>
              <w:bottom w:val="nil"/>
              <w:right w:val="nil"/>
            </w:tcBorders>
            <w:shd w:val="clear" w:color="auto" w:fill="auto"/>
            <w:noWrap/>
            <w:vAlign w:val="bottom"/>
            <w:hideMark/>
          </w:tcPr>
          <w:p w14:paraId="280C679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EEECD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w:t>
            </w:r>
          </w:p>
        </w:tc>
        <w:tc>
          <w:tcPr>
            <w:tcW w:w="110" w:type="dxa"/>
            <w:tcBorders>
              <w:top w:val="nil"/>
              <w:left w:val="nil"/>
              <w:bottom w:val="nil"/>
              <w:right w:val="nil"/>
            </w:tcBorders>
            <w:shd w:val="clear" w:color="auto" w:fill="auto"/>
            <w:noWrap/>
            <w:vAlign w:val="bottom"/>
            <w:hideMark/>
          </w:tcPr>
          <w:p w14:paraId="2A3CF9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04B39A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11,460</w:t>
            </w:r>
          </w:p>
        </w:tc>
        <w:tc>
          <w:tcPr>
            <w:tcW w:w="120" w:type="dxa"/>
            <w:tcBorders>
              <w:top w:val="nil"/>
              <w:left w:val="nil"/>
              <w:bottom w:val="nil"/>
              <w:right w:val="nil"/>
            </w:tcBorders>
            <w:shd w:val="clear" w:color="auto" w:fill="auto"/>
            <w:noWrap/>
            <w:vAlign w:val="bottom"/>
            <w:hideMark/>
          </w:tcPr>
          <w:p w14:paraId="60F0953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9A14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11,750</w:t>
            </w:r>
          </w:p>
        </w:tc>
        <w:tc>
          <w:tcPr>
            <w:tcW w:w="120" w:type="dxa"/>
            <w:tcBorders>
              <w:top w:val="nil"/>
              <w:left w:val="nil"/>
              <w:bottom w:val="nil"/>
              <w:right w:val="nil"/>
            </w:tcBorders>
            <w:shd w:val="clear" w:color="auto" w:fill="auto"/>
            <w:noWrap/>
            <w:vAlign w:val="bottom"/>
            <w:hideMark/>
          </w:tcPr>
          <w:p w14:paraId="1A11B52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45FE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-993</w:t>
            </w:r>
          </w:p>
        </w:tc>
        <w:tc>
          <w:tcPr>
            <w:tcW w:w="108" w:type="dxa"/>
            <w:tcBorders>
              <w:top w:val="nil"/>
              <w:left w:val="nil"/>
              <w:bottom w:val="nil"/>
              <w:right w:val="nil"/>
            </w:tcBorders>
            <w:shd w:val="clear" w:color="auto" w:fill="auto"/>
            <w:noWrap/>
            <w:vAlign w:val="bottom"/>
            <w:hideMark/>
          </w:tcPr>
          <w:p w14:paraId="5D7B653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1E6FC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29,915</w:t>
            </w:r>
          </w:p>
        </w:tc>
        <w:tc>
          <w:tcPr>
            <w:tcW w:w="160" w:type="dxa"/>
            <w:tcBorders>
              <w:top w:val="nil"/>
              <w:left w:val="nil"/>
              <w:bottom w:val="nil"/>
              <w:right w:val="nil"/>
            </w:tcBorders>
            <w:shd w:val="clear" w:color="auto" w:fill="auto"/>
            <w:noWrap/>
            <w:vAlign w:val="bottom"/>
            <w:hideMark/>
          </w:tcPr>
          <w:p w14:paraId="758397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46927A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30,908</w:t>
            </w:r>
          </w:p>
        </w:tc>
        <w:tc>
          <w:tcPr>
            <w:tcW w:w="120" w:type="dxa"/>
            <w:tcBorders>
              <w:top w:val="nil"/>
              <w:left w:val="nil"/>
              <w:bottom w:val="nil"/>
              <w:right w:val="single" w:sz="8" w:space="0" w:color="auto"/>
            </w:tcBorders>
            <w:shd w:val="clear" w:color="auto" w:fill="auto"/>
            <w:noWrap/>
            <w:vAlign w:val="bottom"/>
            <w:hideMark/>
          </w:tcPr>
          <w:p w14:paraId="61234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578D759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086683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0F58007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3E166E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-1,007</w:t>
            </w:r>
          </w:p>
        </w:tc>
        <w:tc>
          <w:tcPr>
            <w:tcW w:w="120" w:type="dxa"/>
            <w:tcBorders>
              <w:top w:val="nil"/>
              <w:left w:val="nil"/>
              <w:bottom w:val="nil"/>
              <w:right w:val="nil"/>
            </w:tcBorders>
            <w:shd w:val="clear" w:color="auto" w:fill="auto"/>
            <w:noWrap/>
            <w:vAlign w:val="bottom"/>
            <w:hideMark/>
          </w:tcPr>
          <w:p w14:paraId="7D9946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9BE4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74,013</w:t>
            </w:r>
          </w:p>
        </w:tc>
        <w:tc>
          <w:tcPr>
            <w:tcW w:w="120" w:type="dxa"/>
            <w:tcBorders>
              <w:top w:val="nil"/>
              <w:left w:val="nil"/>
              <w:bottom w:val="nil"/>
              <w:right w:val="nil"/>
            </w:tcBorders>
            <w:shd w:val="clear" w:color="auto" w:fill="auto"/>
            <w:noWrap/>
            <w:vAlign w:val="bottom"/>
            <w:hideMark/>
          </w:tcPr>
          <w:p w14:paraId="4E44A8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AF72A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75,020</w:t>
            </w:r>
          </w:p>
        </w:tc>
        <w:tc>
          <w:tcPr>
            <w:tcW w:w="120" w:type="dxa"/>
            <w:tcBorders>
              <w:top w:val="nil"/>
              <w:left w:val="nil"/>
              <w:bottom w:val="nil"/>
              <w:right w:val="nil"/>
            </w:tcBorders>
            <w:shd w:val="clear" w:color="auto" w:fill="auto"/>
            <w:noWrap/>
            <w:vAlign w:val="bottom"/>
            <w:hideMark/>
          </w:tcPr>
          <w:p w14:paraId="371D411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85675F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w:t>
            </w:r>
          </w:p>
        </w:tc>
        <w:tc>
          <w:tcPr>
            <w:tcW w:w="110" w:type="dxa"/>
            <w:tcBorders>
              <w:top w:val="nil"/>
              <w:left w:val="nil"/>
              <w:bottom w:val="nil"/>
              <w:right w:val="nil"/>
            </w:tcBorders>
            <w:shd w:val="clear" w:color="auto" w:fill="auto"/>
            <w:noWrap/>
            <w:vAlign w:val="bottom"/>
            <w:hideMark/>
          </w:tcPr>
          <w:p w14:paraId="27F7FBB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F8163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49,391</w:t>
            </w:r>
          </w:p>
        </w:tc>
        <w:tc>
          <w:tcPr>
            <w:tcW w:w="120" w:type="dxa"/>
            <w:tcBorders>
              <w:top w:val="nil"/>
              <w:left w:val="nil"/>
              <w:bottom w:val="nil"/>
              <w:right w:val="nil"/>
            </w:tcBorders>
            <w:shd w:val="clear" w:color="auto" w:fill="auto"/>
            <w:noWrap/>
            <w:vAlign w:val="bottom"/>
            <w:hideMark/>
          </w:tcPr>
          <w:p w14:paraId="51CB01B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40DE92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49,493</w:t>
            </w:r>
          </w:p>
        </w:tc>
        <w:tc>
          <w:tcPr>
            <w:tcW w:w="120" w:type="dxa"/>
            <w:tcBorders>
              <w:top w:val="nil"/>
              <w:left w:val="nil"/>
              <w:bottom w:val="nil"/>
              <w:right w:val="nil"/>
            </w:tcBorders>
            <w:shd w:val="clear" w:color="auto" w:fill="auto"/>
            <w:noWrap/>
            <w:vAlign w:val="bottom"/>
            <w:hideMark/>
          </w:tcPr>
          <w:p w14:paraId="54B659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2A4D48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w:t>
            </w:r>
          </w:p>
        </w:tc>
        <w:tc>
          <w:tcPr>
            <w:tcW w:w="108" w:type="dxa"/>
            <w:tcBorders>
              <w:top w:val="nil"/>
              <w:left w:val="nil"/>
              <w:bottom w:val="nil"/>
              <w:right w:val="nil"/>
            </w:tcBorders>
            <w:shd w:val="clear" w:color="auto" w:fill="auto"/>
            <w:noWrap/>
            <w:vAlign w:val="bottom"/>
            <w:hideMark/>
          </w:tcPr>
          <w:p w14:paraId="38793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D898A7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123,404</w:t>
            </w:r>
          </w:p>
        </w:tc>
        <w:tc>
          <w:tcPr>
            <w:tcW w:w="160" w:type="dxa"/>
            <w:tcBorders>
              <w:top w:val="nil"/>
              <w:left w:val="nil"/>
              <w:bottom w:val="nil"/>
              <w:right w:val="nil"/>
            </w:tcBorders>
            <w:shd w:val="clear" w:color="auto" w:fill="auto"/>
            <w:noWrap/>
            <w:vAlign w:val="bottom"/>
            <w:hideMark/>
          </w:tcPr>
          <w:p w14:paraId="409254D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CEADB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124,513</w:t>
            </w:r>
          </w:p>
        </w:tc>
        <w:tc>
          <w:tcPr>
            <w:tcW w:w="120" w:type="dxa"/>
            <w:tcBorders>
              <w:top w:val="nil"/>
              <w:left w:val="nil"/>
              <w:bottom w:val="nil"/>
              <w:right w:val="single" w:sz="8" w:space="0" w:color="auto"/>
            </w:tcBorders>
            <w:shd w:val="clear" w:color="auto" w:fill="auto"/>
            <w:noWrap/>
            <w:vAlign w:val="bottom"/>
            <w:hideMark/>
          </w:tcPr>
          <w:p w14:paraId="3BEB93A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5466A65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8E60E7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5CC5731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1DDD62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-1,955</w:t>
            </w:r>
          </w:p>
        </w:tc>
        <w:tc>
          <w:tcPr>
            <w:tcW w:w="120" w:type="dxa"/>
            <w:tcBorders>
              <w:top w:val="nil"/>
              <w:left w:val="nil"/>
              <w:bottom w:val="single" w:sz="4" w:space="0" w:color="auto"/>
              <w:right w:val="nil"/>
            </w:tcBorders>
            <w:shd w:val="clear" w:color="auto" w:fill="auto"/>
            <w:noWrap/>
            <w:vAlign w:val="bottom"/>
            <w:hideMark/>
          </w:tcPr>
          <w:p w14:paraId="51200D9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5B767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207,606</w:t>
            </w:r>
          </w:p>
        </w:tc>
        <w:tc>
          <w:tcPr>
            <w:tcW w:w="120" w:type="dxa"/>
            <w:tcBorders>
              <w:top w:val="nil"/>
              <w:left w:val="nil"/>
              <w:bottom w:val="single" w:sz="4" w:space="0" w:color="auto"/>
              <w:right w:val="nil"/>
            </w:tcBorders>
            <w:shd w:val="clear" w:color="auto" w:fill="auto"/>
            <w:noWrap/>
            <w:vAlign w:val="bottom"/>
            <w:hideMark/>
          </w:tcPr>
          <w:p w14:paraId="77FC12B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C66B3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209,561</w:t>
            </w:r>
          </w:p>
        </w:tc>
        <w:tc>
          <w:tcPr>
            <w:tcW w:w="120" w:type="dxa"/>
            <w:tcBorders>
              <w:top w:val="nil"/>
              <w:left w:val="nil"/>
              <w:bottom w:val="single" w:sz="4" w:space="0" w:color="auto"/>
              <w:right w:val="nil"/>
            </w:tcBorders>
            <w:shd w:val="clear" w:color="auto" w:fill="auto"/>
            <w:noWrap/>
            <w:vAlign w:val="bottom"/>
            <w:hideMark/>
          </w:tcPr>
          <w:p w14:paraId="2AEEBE0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23FCEC0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-3,214</w:t>
            </w:r>
          </w:p>
        </w:tc>
        <w:tc>
          <w:tcPr>
            <w:tcW w:w="110" w:type="dxa"/>
            <w:tcBorders>
              <w:top w:val="nil"/>
              <w:left w:val="nil"/>
              <w:bottom w:val="single" w:sz="4" w:space="0" w:color="auto"/>
              <w:right w:val="nil"/>
            </w:tcBorders>
            <w:shd w:val="clear" w:color="auto" w:fill="auto"/>
            <w:noWrap/>
            <w:vAlign w:val="bottom"/>
            <w:hideMark/>
          </w:tcPr>
          <w:p w14:paraId="38F6DD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1AC6E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185,925</w:t>
            </w:r>
          </w:p>
        </w:tc>
        <w:tc>
          <w:tcPr>
            <w:tcW w:w="120" w:type="dxa"/>
            <w:tcBorders>
              <w:top w:val="nil"/>
              <w:left w:val="nil"/>
              <w:bottom w:val="single" w:sz="4" w:space="0" w:color="auto"/>
              <w:right w:val="nil"/>
            </w:tcBorders>
            <w:shd w:val="clear" w:color="auto" w:fill="auto"/>
            <w:noWrap/>
            <w:vAlign w:val="bottom"/>
            <w:hideMark/>
          </w:tcPr>
          <w:p w14:paraId="7F12D87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10883F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189,139</w:t>
            </w:r>
          </w:p>
        </w:tc>
        <w:tc>
          <w:tcPr>
            <w:tcW w:w="120" w:type="dxa"/>
            <w:tcBorders>
              <w:top w:val="nil"/>
              <w:left w:val="nil"/>
              <w:bottom w:val="single" w:sz="4" w:space="0" w:color="auto"/>
              <w:right w:val="nil"/>
            </w:tcBorders>
            <w:shd w:val="clear" w:color="auto" w:fill="auto"/>
            <w:noWrap/>
            <w:vAlign w:val="bottom"/>
            <w:hideMark/>
          </w:tcPr>
          <w:p w14:paraId="0EBA55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6146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-5,169</w:t>
            </w:r>
          </w:p>
        </w:tc>
        <w:tc>
          <w:tcPr>
            <w:tcW w:w="108" w:type="dxa"/>
            <w:tcBorders>
              <w:top w:val="nil"/>
              <w:left w:val="nil"/>
              <w:bottom w:val="single" w:sz="4" w:space="0" w:color="auto"/>
              <w:right w:val="nil"/>
            </w:tcBorders>
            <w:shd w:val="clear" w:color="auto" w:fill="auto"/>
            <w:noWrap/>
            <w:vAlign w:val="bottom"/>
            <w:hideMark/>
          </w:tcPr>
          <w:p w14:paraId="37E628E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13BCC8A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393,531</w:t>
            </w:r>
          </w:p>
        </w:tc>
        <w:tc>
          <w:tcPr>
            <w:tcW w:w="160" w:type="dxa"/>
            <w:tcBorders>
              <w:top w:val="nil"/>
              <w:left w:val="nil"/>
              <w:bottom w:val="single" w:sz="4" w:space="0" w:color="auto"/>
              <w:right w:val="nil"/>
            </w:tcBorders>
            <w:shd w:val="clear" w:color="auto" w:fill="auto"/>
            <w:noWrap/>
            <w:vAlign w:val="bottom"/>
            <w:hideMark/>
          </w:tcPr>
          <w:p w14:paraId="4C6A0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B6B8B1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398,700</w:t>
            </w:r>
          </w:p>
        </w:tc>
        <w:tc>
          <w:tcPr>
            <w:tcW w:w="120" w:type="dxa"/>
            <w:tcBorders>
              <w:top w:val="nil"/>
              <w:left w:val="nil"/>
              <w:bottom w:val="single" w:sz="4" w:space="0" w:color="auto"/>
              <w:right w:val="single" w:sz="8" w:space="0" w:color="auto"/>
            </w:tcBorders>
            <w:shd w:val="clear" w:color="auto" w:fill="auto"/>
            <w:noWrap/>
            <w:vAlign w:val="bottom"/>
            <w:hideMark/>
          </w:tcPr>
          <w:p w14:paraId="07C2BA0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7EB66D7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0108E3C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2012</w:t>
            </w:r>
          </w:p>
        </w:tc>
        <w:tc>
          <w:tcPr>
            <w:tcW w:w="960" w:type="dxa"/>
            <w:tcBorders>
              <w:top w:val="nil"/>
              <w:left w:val="nil"/>
              <w:bottom w:val="nil"/>
              <w:right w:val="nil"/>
            </w:tcBorders>
            <w:shd w:val="clear" w:color="auto" w:fill="auto"/>
            <w:noWrap/>
            <w:vAlign w:val="bottom"/>
            <w:hideMark/>
          </w:tcPr>
          <w:p w14:paraId="4D17004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0672FD2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-981</w:t>
            </w:r>
          </w:p>
        </w:tc>
        <w:tc>
          <w:tcPr>
            <w:tcW w:w="120" w:type="dxa"/>
            <w:tcBorders>
              <w:top w:val="nil"/>
              <w:left w:val="nil"/>
              <w:bottom w:val="nil"/>
              <w:right w:val="nil"/>
            </w:tcBorders>
            <w:shd w:val="clear" w:color="auto" w:fill="auto"/>
            <w:noWrap/>
            <w:vAlign w:val="bottom"/>
            <w:hideMark/>
          </w:tcPr>
          <w:p w14:paraId="0466F0E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C33993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17,817</w:t>
            </w:r>
          </w:p>
        </w:tc>
        <w:tc>
          <w:tcPr>
            <w:tcW w:w="120" w:type="dxa"/>
            <w:tcBorders>
              <w:top w:val="nil"/>
              <w:left w:val="nil"/>
              <w:bottom w:val="nil"/>
              <w:right w:val="nil"/>
            </w:tcBorders>
            <w:shd w:val="clear" w:color="auto" w:fill="auto"/>
            <w:noWrap/>
            <w:vAlign w:val="bottom"/>
            <w:hideMark/>
          </w:tcPr>
          <w:p w14:paraId="6288C2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38CDB1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18,798</w:t>
            </w:r>
          </w:p>
        </w:tc>
        <w:tc>
          <w:tcPr>
            <w:tcW w:w="120" w:type="dxa"/>
            <w:tcBorders>
              <w:top w:val="nil"/>
              <w:left w:val="nil"/>
              <w:bottom w:val="nil"/>
              <w:right w:val="nil"/>
            </w:tcBorders>
            <w:shd w:val="clear" w:color="auto" w:fill="auto"/>
            <w:noWrap/>
            <w:vAlign w:val="bottom"/>
            <w:hideMark/>
          </w:tcPr>
          <w:p w14:paraId="3DBDA61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F98DA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-481</w:t>
            </w:r>
          </w:p>
        </w:tc>
        <w:tc>
          <w:tcPr>
            <w:tcW w:w="110" w:type="dxa"/>
            <w:tcBorders>
              <w:top w:val="nil"/>
              <w:left w:val="nil"/>
              <w:bottom w:val="nil"/>
              <w:right w:val="nil"/>
            </w:tcBorders>
            <w:shd w:val="clear" w:color="auto" w:fill="auto"/>
            <w:noWrap/>
            <w:vAlign w:val="bottom"/>
            <w:hideMark/>
          </w:tcPr>
          <w:p w14:paraId="16044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DFD73D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11,097</w:t>
            </w:r>
          </w:p>
        </w:tc>
        <w:tc>
          <w:tcPr>
            <w:tcW w:w="120" w:type="dxa"/>
            <w:tcBorders>
              <w:top w:val="nil"/>
              <w:left w:val="nil"/>
              <w:bottom w:val="nil"/>
              <w:right w:val="nil"/>
            </w:tcBorders>
            <w:shd w:val="clear" w:color="auto" w:fill="auto"/>
            <w:noWrap/>
            <w:vAlign w:val="bottom"/>
            <w:hideMark/>
          </w:tcPr>
          <w:p w14:paraId="3F50E7E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DDD4DA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11,578</w:t>
            </w:r>
          </w:p>
        </w:tc>
        <w:tc>
          <w:tcPr>
            <w:tcW w:w="120" w:type="dxa"/>
            <w:tcBorders>
              <w:top w:val="nil"/>
              <w:left w:val="nil"/>
              <w:bottom w:val="nil"/>
              <w:right w:val="nil"/>
            </w:tcBorders>
            <w:shd w:val="clear" w:color="auto" w:fill="auto"/>
            <w:noWrap/>
            <w:vAlign w:val="bottom"/>
            <w:hideMark/>
          </w:tcPr>
          <w:p w14:paraId="4DF7E29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9BDAC0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-1,462</w:t>
            </w:r>
          </w:p>
        </w:tc>
        <w:tc>
          <w:tcPr>
            <w:tcW w:w="108" w:type="dxa"/>
            <w:tcBorders>
              <w:top w:val="nil"/>
              <w:left w:val="nil"/>
              <w:bottom w:val="nil"/>
              <w:right w:val="nil"/>
            </w:tcBorders>
            <w:shd w:val="clear" w:color="auto" w:fill="auto"/>
            <w:noWrap/>
            <w:vAlign w:val="bottom"/>
            <w:hideMark/>
          </w:tcPr>
          <w:p w14:paraId="3C7D60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30E0BF0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28,914</w:t>
            </w:r>
          </w:p>
        </w:tc>
        <w:tc>
          <w:tcPr>
            <w:tcW w:w="160" w:type="dxa"/>
            <w:tcBorders>
              <w:top w:val="nil"/>
              <w:left w:val="nil"/>
              <w:bottom w:val="nil"/>
              <w:right w:val="nil"/>
            </w:tcBorders>
            <w:shd w:val="clear" w:color="auto" w:fill="auto"/>
            <w:noWrap/>
            <w:vAlign w:val="bottom"/>
            <w:hideMark/>
          </w:tcPr>
          <w:p w14:paraId="390D26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89DA1A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30,376</w:t>
            </w:r>
          </w:p>
        </w:tc>
        <w:tc>
          <w:tcPr>
            <w:tcW w:w="120" w:type="dxa"/>
            <w:tcBorders>
              <w:top w:val="nil"/>
              <w:left w:val="nil"/>
              <w:bottom w:val="nil"/>
              <w:right w:val="single" w:sz="8" w:space="0" w:color="auto"/>
            </w:tcBorders>
            <w:shd w:val="clear" w:color="auto" w:fill="auto"/>
            <w:noWrap/>
            <w:vAlign w:val="bottom"/>
            <w:hideMark/>
          </w:tcPr>
          <w:p w14:paraId="624EA90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07948FF2"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7917F5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CEE6A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13744BE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-1,470</w:t>
            </w:r>
          </w:p>
        </w:tc>
        <w:tc>
          <w:tcPr>
            <w:tcW w:w="120" w:type="dxa"/>
            <w:tcBorders>
              <w:top w:val="nil"/>
              <w:left w:val="nil"/>
              <w:bottom w:val="nil"/>
              <w:right w:val="nil"/>
            </w:tcBorders>
            <w:shd w:val="clear" w:color="auto" w:fill="auto"/>
            <w:noWrap/>
            <w:vAlign w:val="bottom"/>
            <w:hideMark/>
          </w:tcPr>
          <w:p w14:paraId="6F9164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7D295D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73,161</w:t>
            </w:r>
          </w:p>
        </w:tc>
        <w:tc>
          <w:tcPr>
            <w:tcW w:w="120" w:type="dxa"/>
            <w:tcBorders>
              <w:top w:val="nil"/>
              <w:left w:val="nil"/>
              <w:bottom w:val="nil"/>
              <w:right w:val="nil"/>
            </w:tcBorders>
            <w:shd w:val="clear" w:color="auto" w:fill="auto"/>
            <w:noWrap/>
            <w:vAlign w:val="bottom"/>
            <w:hideMark/>
          </w:tcPr>
          <w:p w14:paraId="24CBBB5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6DDD4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74,631</w:t>
            </w:r>
          </w:p>
        </w:tc>
        <w:tc>
          <w:tcPr>
            <w:tcW w:w="120" w:type="dxa"/>
            <w:tcBorders>
              <w:top w:val="nil"/>
              <w:left w:val="nil"/>
              <w:bottom w:val="nil"/>
              <w:right w:val="nil"/>
            </w:tcBorders>
            <w:shd w:val="clear" w:color="auto" w:fill="auto"/>
            <w:noWrap/>
            <w:vAlign w:val="bottom"/>
            <w:hideMark/>
          </w:tcPr>
          <w:p w14:paraId="772307E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5F27B5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204</w:t>
            </w:r>
          </w:p>
        </w:tc>
        <w:tc>
          <w:tcPr>
            <w:tcW w:w="110" w:type="dxa"/>
            <w:tcBorders>
              <w:top w:val="nil"/>
              <w:left w:val="nil"/>
              <w:bottom w:val="nil"/>
              <w:right w:val="nil"/>
            </w:tcBorders>
            <w:shd w:val="clear" w:color="auto" w:fill="auto"/>
            <w:noWrap/>
            <w:vAlign w:val="bottom"/>
            <w:hideMark/>
          </w:tcPr>
          <w:p w14:paraId="127367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06380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49,648</w:t>
            </w:r>
          </w:p>
        </w:tc>
        <w:tc>
          <w:tcPr>
            <w:tcW w:w="120" w:type="dxa"/>
            <w:tcBorders>
              <w:top w:val="nil"/>
              <w:left w:val="nil"/>
              <w:bottom w:val="nil"/>
              <w:right w:val="nil"/>
            </w:tcBorders>
            <w:shd w:val="clear" w:color="auto" w:fill="auto"/>
            <w:noWrap/>
            <w:vAlign w:val="bottom"/>
            <w:hideMark/>
          </w:tcPr>
          <w:p w14:paraId="344FBAF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5696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49,444</w:t>
            </w:r>
          </w:p>
        </w:tc>
        <w:tc>
          <w:tcPr>
            <w:tcW w:w="120" w:type="dxa"/>
            <w:tcBorders>
              <w:top w:val="nil"/>
              <w:left w:val="nil"/>
              <w:bottom w:val="nil"/>
              <w:right w:val="nil"/>
            </w:tcBorders>
            <w:shd w:val="clear" w:color="auto" w:fill="auto"/>
            <w:noWrap/>
            <w:vAlign w:val="bottom"/>
            <w:hideMark/>
          </w:tcPr>
          <w:p w14:paraId="3D6896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063FF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-1,266</w:t>
            </w:r>
          </w:p>
        </w:tc>
        <w:tc>
          <w:tcPr>
            <w:tcW w:w="108" w:type="dxa"/>
            <w:tcBorders>
              <w:top w:val="nil"/>
              <w:left w:val="nil"/>
              <w:bottom w:val="nil"/>
              <w:right w:val="nil"/>
            </w:tcBorders>
            <w:shd w:val="clear" w:color="auto" w:fill="auto"/>
            <w:noWrap/>
            <w:vAlign w:val="bottom"/>
            <w:hideMark/>
          </w:tcPr>
          <w:p w14:paraId="475FFD7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88BFB4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122,809</w:t>
            </w:r>
          </w:p>
        </w:tc>
        <w:tc>
          <w:tcPr>
            <w:tcW w:w="160" w:type="dxa"/>
            <w:tcBorders>
              <w:top w:val="nil"/>
              <w:left w:val="nil"/>
              <w:bottom w:val="nil"/>
              <w:right w:val="nil"/>
            </w:tcBorders>
            <w:shd w:val="clear" w:color="auto" w:fill="auto"/>
            <w:noWrap/>
            <w:vAlign w:val="bottom"/>
            <w:hideMark/>
          </w:tcPr>
          <w:p w14:paraId="3D3390F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E4DE43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124,075</w:t>
            </w:r>
          </w:p>
        </w:tc>
        <w:tc>
          <w:tcPr>
            <w:tcW w:w="120" w:type="dxa"/>
            <w:tcBorders>
              <w:top w:val="nil"/>
              <w:left w:val="nil"/>
              <w:bottom w:val="nil"/>
              <w:right w:val="single" w:sz="8" w:space="0" w:color="auto"/>
            </w:tcBorders>
            <w:shd w:val="clear" w:color="auto" w:fill="auto"/>
            <w:noWrap/>
            <w:vAlign w:val="bottom"/>
            <w:hideMark/>
          </w:tcPr>
          <w:p w14:paraId="0D3A106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292CEA9B"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6962FDC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15AF4E8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01638B1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2,706</w:t>
            </w:r>
          </w:p>
        </w:tc>
        <w:tc>
          <w:tcPr>
            <w:tcW w:w="120" w:type="dxa"/>
            <w:tcBorders>
              <w:top w:val="nil"/>
              <w:left w:val="nil"/>
              <w:bottom w:val="single" w:sz="4" w:space="0" w:color="auto"/>
              <w:right w:val="nil"/>
            </w:tcBorders>
            <w:shd w:val="clear" w:color="auto" w:fill="auto"/>
            <w:noWrap/>
            <w:vAlign w:val="bottom"/>
            <w:hideMark/>
          </w:tcPr>
          <w:p w14:paraId="62DB14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99DCAE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209,909</w:t>
            </w:r>
          </w:p>
        </w:tc>
        <w:tc>
          <w:tcPr>
            <w:tcW w:w="120" w:type="dxa"/>
            <w:tcBorders>
              <w:top w:val="nil"/>
              <w:left w:val="nil"/>
              <w:bottom w:val="single" w:sz="4" w:space="0" w:color="auto"/>
              <w:right w:val="nil"/>
            </w:tcBorders>
            <w:shd w:val="clear" w:color="auto" w:fill="auto"/>
            <w:noWrap/>
            <w:vAlign w:val="bottom"/>
            <w:hideMark/>
          </w:tcPr>
          <w:p w14:paraId="057E1FD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297603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207,203</w:t>
            </w:r>
          </w:p>
        </w:tc>
        <w:tc>
          <w:tcPr>
            <w:tcW w:w="120" w:type="dxa"/>
            <w:tcBorders>
              <w:top w:val="nil"/>
              <w:left w:val="nil"/>
              <w:bottom w:val="single" w:sz="4" w:space="0" w:color="auto"/>
              <w:right w:val="nil"/>
            </w:tcBorders>
            <w:shd w:val="clear" w:color="auto" w:fill="auto"/>
            <w:noWrap/>
            <w:vAlign w:val="bottom"/>
            <w:hideMark/>
          </w:tcPr>
          <w:p w14:paraId="14537FF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260F9F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3,560</w:t>
            </w:r>
          </w:p>
        </w:tc>
        <w:tc>
          <w:tcPr>
            <w:tcW w:w="110" w:type="dxa"/>
            <w:tcBorders>
              <w:top w:val="nil"/>
              <w:left w:val="nil"/>
              <w:bottom w:val="single" w:sz="4" w:space="0" w:color="auto"/>
              <w:right w:val="nil"/>
            </w:tcBorders>
            <w:shd w:val="clear" w:color="auto" w:fill="auto"/>
            <w:noWrap/>
            <w:vAlign w:val="bottom"/>
            <w:hideMark/>
          </w:tcPr>
          <w:p w14:paraId="3D62BE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023632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189,135</w:t>
            </w:r>
          </w:p>
        </w:tc>
        <w:tc>
          <w:tcPr>
            <w:tcW w:w="120" w:type="dxa"/>
            <w:tcBorders>
              <w:top w:val="nil"/>
              <w:left w:val="nil"/>
              <w:bottom w:val="single" w:sz="4" w:space="0" w:color="auto"/>
              <w:right w:val="nil"/>
            </w:tcBorders>
            <w:shd w:val="clear" w:color="auto" w:fill="auto"/>
            <w:noWrap/>
            <w:vAlign w:val="bottom"/>
            <w:hideMark/>
          </w:tcPr>
          <w:p w14:paraId="389EBC9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CB67B6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185,575</w:t>
            </w:r>
          </w:p>
        </w:tc>
        <w:tc>
          <w:tcPr>
            <w:tcW w:w="120" w:type="dxa"/>
            <w:tcBorders>
              <w:top w:val="nil"/>
              <w:left w:val="nil"/>
              <w:bottom w:val="single" w:sz="4" w:space="0" w:color="auto"/>
              <w:right w:val="nil"/>
            </w:tcBorders>
            <w:shd w:val="clear" w:color="auto" w:fill="auto"/>
            <w:noWrap/>
            <w:vAlign w:val="bottom"/>
            <w:hideMark/>
          </w:tcPr>
          <w:p w14:paraId="3FA9B46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6C7AA8E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6,266</w:t>
            </w:r>
          </w:p>
        </w:tc>
        <w:tc>
          <w:tcPr>
            <w:tcW w:w="108" w:type="dxa"/>
            <w:tcBorders>
              <w:top w:val="nil"/>
              <w:left w:val="nil"/>
              <w:bottom w:val="single" w:sz="4" w:space="0" w:color="auto"/>
              <w:right w:val="nil"/>
            </w:tcBorders>
            <w:shd w:val="clear" w:color="auto" w:fill="auto"/>
            <w:noWrap/>
            <w:vAlign w:val="bottom"/>
            <w:hideMark/>
          </w:tcPr>
          <w:p w14:paraId="38AED62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65A52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399,044</w:t>
            </w:r>
          </w:p>
        </w:tc>
        <w:tc>
          <w:tcPr>
            <w:tcW w:w="160" w:type="dxa"/>
            <w:tcBorders>
              <w:top w:val="nil"/>
              <w:left w:val="nil"/>
              <w:bottom w:val="single" w:sz="4" w:space="0" w:color="auto"/>
              <w:right w:val="nil"/>
            </w:tcBorders>
            <w:shd w:val="clear" w:color="auto" w:fill="auto"/>
            <w:noWrap/>
            <w:vAlign w:val="bottom"/>
            <w:hideMark/>
          </w:tcPr>
          <w:p w14:paraId="720A022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500842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392,778</w:t>
            </w:r>
          </w:p>
        </w:tc>
        <w:tc>
          <w:tcPr>
            <w:tcW w:w="120" w:type="dxa"/>
            <w:tcBorders>
              <w:top w:val="nil"/>
              <w:left w:val="nil"/>
              <w:bottom w:val="single" w:sz="4" w:space="0" w:color="auto"/>
              <w:right w:val="single" w:sz="8" w:space="0" w:color="auto"/>
            </w:tcBorders>
            <w:shd w:val="clear" w:color="auto" w:fill="auto"/>
            <w:noWrap/>
            <w:vAlign w:val="bottom"/>
            <w:hideMark/>
          </w:tcPr>
          <w:p w14:paraId="7FDBAA9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331B349C"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B30FE2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2013</w:t>
            </w:r>
          </w:p>
        </w:tc>
        <w:tc>
          <w:tcPr>
            <w:tcW w:w="960" w:type="dxa"/>
            <w:tcBorders>
              <w:top w:val="nil"/>
              <w:left w:val="nil"/>
              <w:bottom w:val="nil"/>
              <w:right w:val="nil"/>
            </w:tcBorders>
            <w:shd w:val="clear" w:color="auto" w:fill="auto"/>
            <w:noWrap/>
            <w:vAlign w:val="bottom"/>
            <w:hideMark/>
          </w:tcPr>
          <w:p w14:paraId="6193AA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790EA1B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-304</w:t>
            </w:r>
          </w:p>
        </w:tc>
        <w:tc>
          <w:tcPr>
            <w:tcW w:w="120" w:type="dxa"/>
            <w:tcBorders>
              <w:top w:val="nil"/>
              <w:left w:val="nil"/>
              <w:bottom w:val="nil"/>
              <w:right w:val="nil"/>
            </w:tcBorders>
            <w:shd w:val="clear" w:color="auto" w:fill="auto"/>
            <w:noWrap/>
            <w:vAlign w:val="bottom"/>
            <w:hideMark/>
          </w:tcPr>
          <w:p w14:paraId="415E197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0377A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18,025</w:t>
            </w:r>
          </w:p>
        </w:tc>
        <w:tc>
          <w:tcPr>
            <w:tcW w:w="120" w:type="dxa"/>
            <w:tcBorders>
              <w:top w:val="nil"/>
              <w:left w:val="nil"/>
              <w:bottom w:val="nil"/>
              <w:right w:val="nil"/>
            </w:tcBorders>
            <w:shd w:val="clear" w:color="auto" w:fill="auto"/>
            <w:noWrap/>
            <w:vAlign w:val="bottom"/>
            <w:hideMark/>
          </w:tcPr>
          <w:p w14:paraId="6A11BC1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56AE08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18,329</w:t>
            </w:r>
          </w:p>
        </w:tc>
        <w:tc>
          <w:tcPr>
            <w:tcW w:w="120" w:type="dxa"/>
            <w:tcBorders>
              <w:top w:val="nil"/>
              <w:left w:val="nil"/>
              <w:bottom w:val="nil"/>
              <w:right w:val="nil"/>
            </w:tcBorders>
            <w:shd w:val="clear" w:color="auto" w:fill="auto"/>
            <w:noWrap/>
            <w:vAlign w:val="bottom"/>
            <w:hideMark/>
          </w:tcPr>
          <w:p w14:paraId="3034912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6BB0830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-244</w:t>
            </w:r>
          </w:p>
        </w:tc>
        <w:tc>
          <w:tcPr>
            <w:tcW w:w="110" w:type="dxa"/>
            <w:tcBorders>
              <w:top w:val="nil"/>
              <w:left w:val="nil"/>
              <w:bottom w:val="nil"/>
              <w:right w:val="nil"/>
            </w:tcBorders>
            <w:shd w:val="clear" w:color="auto" w:fill="auto"/>
            <w:noWrap/>
            <w:vAlign w:val="bottom"/>
            <w:hideMark/>
          </w:tcPr>
          <w:p w14:paraId="6D9F1D1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C2C30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11,062</w:t>
            </w:r>
          </w:p>
        </w:tc>
        <w:tc>
          <w:tcPr>
            <w:tcW w:w="120" w:type="dxa"/>
            <w:tcBorders>
              <w:top w:val="nil"/>
              <w:left w:val="nil"/>
              <w:bottom w:val="nil"/>
              <w:right w:val="nil"/>
            </w:tcBorders>
            <w:shd w:val="clear" w:color="auto" w:fill="auto"/>
            <w:noWrap/>
            <w:vAlign w:val="bottom"/>
            <w:hideMark/>
          </w:tcPr>
          <w:p w14:paraId="1651932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2865D9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11,306</w:t>
            </w:r>
          </w:p>
        </w:tc>
        <w:tc>
          <w:tcPr>
            <w:tcW w:w="120" w:type="dxa"/>
            <w:tcBorders>
              <w:top w:val="nil"/>
              <w:left w:val="nil"/>
              <w:bottom w:val="nil"/>
              <w:right w:val="nil"/>
            </w:tcBorders>
            <w:shd w:val="clear" w:color="auto" w:fill="auto"/>
            <w:noWrap/>
            <w:vAlign w:val="bottom"/>
            <w:hideMark/>
          </w:tcPr>
          <w:p w14:paraId="07C216D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3BF328E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-548</w:t>
            </w:r>
          </w:p>
        </w:tc>
        <w:tc>
          <w:tcPr>
            <w:tcW w:w="108" w:type="dxa"/>
            <w:tcBorders>
              <w:top w:val="nil"/>
              <w:left w:val="nil"/>
              <w:bottom w:val="nil"/>
              <w:right w:val="nil"/>
            </w:tcBorders>
            <w:shd w:val="clear" w:color="auto" w:fill="auto"/>
            <w:noWrap/>
            <w:vAlign w:val="bottom"/>
            <w:hideMark/>
          </w:tcPr>
          <w:p w14:paraId="7A74BD8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B97797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29,087</w:t>
            </w:r>
          </w:p>
        </w:tc>
        <w:tc>
          <w:tcPr>
            <w:tcW w:w="160" w:type="dxa"/>
            <w:tcBorders>
              <w:top w:val="nil"/>
              <w:left w:val="nil"/>
              <w:bottom w:val="nil"/>
              <w:right w:val="nil"/>
            </w:tcBorders>
            <w:shd w:val="clear" w:color="auto" w:fill="auto"/>
            <w:noWrap/>
            <w:vAlign w:val="bottom"/>
            <w:hideMark/>
          </w:tcPr>
          <w:p w14:paraId="2D1BEF0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3AC96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29,635</w:t>
            </w:r>
          </w:p>
        </w:tc>
        <w:tc>
          <w:tcPr>
            <w:tcW w:w="120" w:type="dxa"/>
            <w:tcBorders>
              <w:top w:val="nil"/>
              <w:left w:val="nil"/>
              <w:bottom w:val="nil"/>
              <w:right w:val="single" w:sz="8" w:space="0" w:color="auto"/>
            </w:tcBorders>
            <w:shd w:val="clear" w:color="auto" w:fill="auto"/>
            <w:noWrap/>
            <w:vAlign w:val="bottom"/>
            <w:hideMark/>
          </w:tcPr>
          <w:p w14:paraId="2F282B8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16D893FE"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35BE189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58C2437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2FA38B5E"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907</w:t>
            </w:r>
          </w:p>
        </w:tc>
        <w:tc>
          <w:tcPr>
            <w:tcW w:w="120" w:type="dxa"/>
            <w:tcBorders>
              <w:top w:val="nil"/>
              <w:left w:val="nil"/>
              <w:bottom w:val="nil"/>
              <w:right w:val="nil"/>
            </w:tcBorders>
            <w:shd w:val="clear" w:color="auto" w:fill="auto"/>
            <w:noWrap/>
            <w:vAlign w:val="bottom"/>
            <w:hideMark/>
          </w:tcPr>
          <w:p w14:paraId="30266C2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D0F767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74,741</w:t>
            </w:r>
          </w:p>
        </w:tc>
        <w:tc>
          <w:tcPr>
            <w:tcW w:w="120" w:type="dxa"/>
            <w:tcBorders>
              <w:top w:val="nil"/>
              <w:left w:val="nil"/>
              <w:bottom w:val="nil"/>
              <w:right w:val="nil"/>
            </w:tcBorders>
            <w:shd w:val="clear" w:color="auto" w:fill="auto"/>
            <w:noWrap/>
            <w:vAlign w:val="bottom"/>
            <w:hideMark/>
          </w:tcPr>
          <w:p w14:paraId="6541C2A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D626D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73,834</w:t>
            </w:r>
          </w:p>
        </w:tc>
        <w:tc>
          <w:tcPr>
            <w:tcW w:w="120" w:type="dxa"/>
            <w:tcBorders>
              <w:top w:val="nil"/>
              <w:left w:val="nil"/>
              <w:bottom w:val="nil"/>
              <w:right w:val="nil"/>
            </w:tcBorders>
            <w:shd w:val="clear" w:color="auto" w:fill="auto"/>
            <w:noWrap/>
            <w:vAlign w:val="bottom"/>
            <w:hideMark/>
          </w:tcPr>
          <w:p w14:paraId="009CBE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183A92C9"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713</w:t>
            </w:r>
          </w:p>
        </w:tc>
        <w:tc>
          <w:tcPr>
            <w:tcW w:w="110" w:type="dxa"/>
            <w:tcBorders>
              <w:top w:val="nil"/>
              <w:left w:val="nil"/>
              <w:bottom w:val="nil"/>
              <w:right w:val="nil"/>
            </w:tcBorders>
            <w:shd w:val="clear" w:color="auto" w:fill="auto"/>
            <w:noWrap/>
            <w:vAlign w:val="bottom"/>
            <w:hideMark/>
          </w:tcPr>
          <w:p w14:paraId="1A1DE91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883BB9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49,853</w:t>
            </w:r>
          </w:p>
        </w:tc>
        <w:tc>
          <w:tcPr>
            <w:tcW w:w="120" w:type="dxa"/>
            <w:tcBorders>
              <w:top w:val="nil"/>
              <w:left w:val="nil"/>
              <w:bottom w:val="nil"/>
              <w:right w:val="nil"/>
            </w:tcBorders>
            <w:shd w:val="clear" w:color="auto" w:fill="auto"/>
            <w:noWrap/>
            <w:vAlign w:val="bottom"/>
            <w:hideMark/>
          </w:tcPr>
          <w:p w14:paraId="40C029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6FFE25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49,140</w:t>
            </w:r>
          </w:p>
        </w:tc>
        <w:tc>
          <w:tcPr>
            <w:tcW w:w="120" w:type="dxa"/>
            <w:tcBorders>
              <w:top w:val="nil"/>
              <w:left w:val="nil"/>
              <w:bottom w:val="nil"/>
              <w:right w:val="nil"/>
            </w:tcBorders>
            <w:shd w:val="clear" w:color="auto" w:fill="auto"/>
            <w:noWrap/>
            <w:vAlign w:val="bottom"/>
            <w:hideMark/>
          </w:tcPr>
          <w:p w14:paraId="419BD8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12CBF6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1,620</w:t>
            </w:r>
          </w:p>
        </w:tc>
        <w:tc>
          <w:tcPr>
            <w:tcW w:w="108" w:type="dxa"/>
            <w:tcBorders>
              <w:top w:val="nil"/>
              <w:left w:val="nil"/>
              <w:bottom w:val="nil"/>
              <w:right w:val="nil"/>
            </w:tcBorders>
            <w:shd w:val="clear" w:color="auto" w:fill="auto"/>
            <w:noWrap/>
            <w:vAlign w:val="bottom"/>
            <w:hideMark/>
          </w:tcPr>
          <w:p w14:paraId="35ABC3C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982FF8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124,594</w:t>
            </w:r>
          </w:p>
        </w:tc>
        <w:tc>
          <w:tcPr>
            <w:tcW w:w="160" w:type="dxa"/>
            <w:tcBorders>
              <w:top w:val="nil"/>
              <w:left w:val="nil"/>
              <w:bottom w:val="nil"/>
              <w:right w:val="nil"/>
            </w:tcBorders>
            <w:shd w:val="clear" w:color="auto" w:fill="auto"/>
            <w:noWrap/>
            <w:vAlign w:val="bottom"/>
            <w:hideMark/>
          </w:tcPr>
          <w:p w14:paraId="51912A5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9123F1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122,974</w:t>
            </w:r>
          </w:p>
        </w:tc>
        <w:tc>
          <w:tcPr>
            <w:tcW w:w="120" w:type="dxa"/>
            <w:tcBorders>
              <w:top w:val="nil"/>
              <w:left w:val="nil"/>
              <w:bottom w:val="nil"/>
              <w:right w:val="single" w:sz="8" w:space="0" w:color="auto"/>
            </w:tcBorders>
            <w:shd w:val="clear" w:color="auto" w:fill="auto"/>
            <w:noWrap/>
            <w:vAlign w:val="bottom"/>
            <w:hideMark/>
          </w:tcPr>
          <w:p w14:paraId="5C0A6BD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056A7F90"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0DB22C2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4" w:space="0" w:color="auto"/>
              <w:right w:val="nil"/>
            </w:tcBorders>
            <w:shd w:val="clear" w:color="auto" w:fill="auto"/>
            <w:noWrap/>
            <w:vAlign w:val="bottom"/>
            <w:hideMark/>
          </w:tcPr>
          <w:p w14:paraId="075576F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74C1B98B"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8,714</w:t>
            </w:r>
          </w:p>
        </w:tc>
        <w:tc>
          <w:tcPr>
            <w:tcW w:w="120" w:type="dxa"/>
            <w:tcBorders>
              <w:top w:val="nil"/>
              <w:left w:val="nil"/>
              <w:bottom w:val="single" w:sz="4" w:space="0" w:color="auto"/>
              <w:right w:val="nil"/>
            </w:tcBorders>
            <w:shd w:val="clear" w:color="auto" w:fill="auto"/>
            <w:noWrap/>
            <w:vAlign w:val="bottom"/>
            <w:hideMark/>
          </w:tcPr>
          <w:p w14:paraId="46F8053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33EC71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213,466</w:t>
            </w:r>
          </w:p>
        </w:tc>
        <w:tc>
          <w:tcPr>
            <w:tcW w:w="120" w:type="dxa"/>
            <w:tcBorders>
              <w:top w:val="nil"/>
              <w:left w:val="nil"/>
              <w:bottom w:val="single" w:sz="4" w:space="0" w:color="auto"/>
              <w:right w:val="nil"/>
            </w:tcBorders>
            <w:shd w:val="clear" w:color="auto" w:fill="auto"/>
            <w:noWrap/>
            <w:vAlign w:val="bottom"/>
            <w:hideMark/>
          </w:tcPr>
          <w:p w14:paraId="10CC5FD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0B85E1D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204,752</w:t>
            </w:r>
          </w:p>
        </w:tc>
        <w:tc>
          <w:tcPr>
            <w:tcW w:w="120" w:type="dxa"/>
            <w:tcBorders>
              <w:top w:val="nil"/>
              <w:left w:val="nil"/>
              <w:bottom w:val="single" w:sz="4" w:space="0" w:color="auto"/>
              <w:right w:val="nil"/>
            </w:tcBorders>
            <w:shd w:val="clear" w:color="auto" w:fill="auto"/>
            <w:noWrap/>
            <w:vAlign w:val="bottom"/>
            <w:hideMark/>
          </w:tcPr>
          <w:p w14:paraId="2A3514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516F8CB4"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6,810</w:t>
            </w:r>
          </w:p>
        </w:tc>
        <w:tc>
          <w:tcPr>
            <w:tcW w:w="110" w:type="dxa"/>
            <w:tcBorders>
              <w:top w:val="nil"/>
              <w:left w:val="nil"/>
              <w:bottom w:val="single" w:sz="4" w:space="0" w:color="auto"/>
              <w:right w:val="nil"/>
            </w:tcBorders>
            <w:shd w:val="clear" w:color="auto" w:fill="auto"/>
            <w:noWrap/>
            <w:vAlign w:val="bottom"/>
            <w:hideMark/>
          </w:tcPr>
          <w:p w14:paraId="3F75A45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F2F6EDC"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189,046</w:t>
            </w:r>
          </w:p>
        </w:tc>
        <w:tc>
          <w:tcPr>
            <w:tcW w:w="120" w:type="dxa"/>
            <w:tcBorders>
              <w:top w:val="nil"/>
              <w:left w:val="nil"/>
              <w:bottom w:val="single" w:sz="4" w:space="0" w:color="auto"/>
              <w:right w:val="nil"/>
            </w:tcBorders>
            <w:shd w:val="clear" w:color="auto" w:fill="auto"/>
            <w:noWrap/>
            <w:vAlign w:val="bottom"/>
            <w:hideMark/>
          </w:tcPr>
          <w:p w14:paraId="79BCB70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57C7525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182,236</w:t>
            </w:r>
          </w:p>
        </w:tc>
        <w:tc>
          <w:tcPr>
            <w:tcW w:w="120" w:type="dxa"/>
            <w:tcBorders>
              <w:top w:val="nil"/>
              <w:left w:val="nil"/>
              <w:bottom w:val="single" w:sz="4" w:space="0" w:color="auto"/>
              <w:right w:val="nil"/>
            </w:tcBorders>
            <w:shd w:val="clear" w:color="auto" w:fill="auto"/>
            <w:noWrap/>
            <w:vAlign w:val="bottom"/>
            <w:hideMark/>
          </w:tcPr>
          <w:p w14:paraId="14AF1E7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1D2F7D1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15,524</w:t>
            </w:r>
          </w:p>
        </w:tc>
        <w:tc>
          <w:tcPr>
            <w:tcW w:w="108" w:type="dxa"/>
            <w:tcBorders>
              <w:top w:val="nil"/>
              <w:left w:val="nil"/>
              <w:bottom w:val="single" w:sz="4" w:space="0" w:color="auto"/>
              <w:right w:val="nil"/>
            </w:tcBorders>
            <w:shd w:val="clear" w:color="auto" w:fill="auto"/>
            <w:noWrap/>
            <w:vAlign w:val="bottom"/>
            <w:hideMark/>
          </w:tcPr>
          <w:p w14:paraId="41DDA88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6F96209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402,512</w:t>
            </w:r>
          </w:p>
        </w:tc>
        <w:tc>
          <w:tcPr>
            <w:tcW w:w="160" w:type="dxa"/>
            <w:tcBorders>
              <w:top w:val="nil"/>
              <w:left w:val="nil"/>
              <w:bottom w:val="single" w:sz="4" w:space="0" w:color="auto"/>
              <w:right w:val="nil"/>
            </w:tcBorders>
            <w:shd w:val="clear" w:color="auto" w:fill="auto"/>
            <w:noWrap/>
            <w:vAlign w:val="bottom"/>
            <w:hideMark/>
          </w:tcPr>
          <w:p w14:paraId="6D6D6F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A505E8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386,988</w:t>
            </w:r>
          </w:p>
        </w:tc>
        <w:tc>
          <w:tcPr>
            <w:tcW w:w="120" w:type="dxa"/>
            <w:tcBorders>
              <w:top w:val="nil"/>
              <w:left w:val="nil"/>
              <w:bottom w:val="single" w:sz="4" w:space="0" w:color="auto"/>
              <w:right w:val="single" w:sz="8" w:space="0" w:color="auto"/>
            </w:tcBorders>
            <w:shd w:val="clear" w:color="auto" w:fill="auto"/>
            <w:noWrap/>
            <w:vAlign w:val="bottom"/>
            <w:hideMark/>
          </w:tcPr>
          <w:p w14:paraId="1847613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686A75D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1AC6A5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2014</w:t>
            </w:r>
          </w:p>
        </w:tc>
        <w:tc>
          <w:tcPr>
            <w:tcW w:w="960" w:type="dxa"/>
            <w:tcBorders>
              <w:top w:val="nil"/>
              <w:left w:val="nil"/>
              <w:bottom w:val="nil"/>
              <w:right w:val="nil"/>
            </w:tcBorders>
            <w:shd w:val="clear" w:color="auto" w:fill="auto"/>
            <w:noWrap/>
            <w:vAlign w:val="bottom"/>
            <w:hideMark/>
          </w:tcPr>
          <w:p w14:paraId="2E7859D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A1B0C21"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40</w:t>
            </w:r>
          </w:p>
        </w:tc>
        <w:tc>
          <w:tcPr>
            <w:tcW w:w="120" w:type="dxa"/>
            <w:tcBorders>
              <w:top w:val="nil"/>
              <w:left w:val="nil"/>
              <w:bottom w:val="nil"/>
              <w:right w:val="nil"/>
            </w:tcBorders>
            <w:shd w:val="clear" w:color="auto" w:fill="auto"/>
            <w:noWrap/>
            <w:vAlign w:val="bottom"/>
            <w:hideMark/>
          </w:tcPr>
          <w:p w14:paraId="5AAD405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389B76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17,908</w:t>
            </w:r>
          </w:p>
        </w:tc>
        <w:tc>
          <w:tcPr>
            <w:tcW w:w="120" w:type="dxa"/>
            <w:tcBorders>
              <w:top w:val="nil"/>
              <w:left w:val="nil"/>
              <w:bottom w:val="nil"/>
              <w:right w:val="nil"/>
            </w:tcBorders>
            <w:shd w:val="clear" w:color="auto" w:fill="auto"/>
            <w:noWrap/>
            <w:vAlign w:val="bottom"/>
            <w:hideMark/>
          </w:tcPr>
          <w:p w14:paraId="154D989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CE315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17,868</w:t>
            </w:r>
          </w:p>
        </w:tc>
        <w:tc>
          <w:tcPr>
            <w:tcW w:w="120" w:type="dxa"/>
            <w:tcBorders>
              <w:top w:val="nil"/>
              <w:left w:val="nil"/>
              <w:bottom w:val="nil"/>
              <w:right w:val="nil"/>
            </w:tcBorders>
            <w:shd w:val="clear" w:color="auto" w:fill="auto"/>
            <w:noWrap/>
            <w:vAlign w:val="bottom"/>
            <w:hideMark/>
          </w:tcPr>
          <w:p w14:paraId="0EAB387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59A0FAAD"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254</w:t>
            </w:r>
          </w:p>
        </w:tc>
        <w:tc>
          <w:tcPr>
            <w:tcW w:w="110" w:type="dxa"/>
            <w:tcBorders>
              <w:top w:val="nil"/>
              <w:left w:val="nil"/>
              <w:bottom w:val="nil"/>
              <w:right w:val="nil"/>
            </w:tcBorders>
            <w:shd w:val="clear" w:color="auto" w:fill="auto"/>
            <w:noWrap/>
            <w:vAlign w:val="bottom"/>
            <w:hideMark/>
          </w:tcPr>
          <w:p w14:paraId="0FBD9E7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874BFA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11,291</w:t>
            </w:r>
          </w:p>
        </w:tc>
        <w:tc>
          <w:tcPr>
            <w:tcW w:w="120" w:type="dxa"/>
            <w:tcBorders>
              <w:top w:val="nil"/>
              <w:left w:val="nil"/>
              <w:bottom w:val="nil"/>
              <w:right w:val="nil"/>
            </w:tcBorders>
            <w:shd w:val="clear" w:color="auto" w:fill="auto"/>
            <w:noWrap/>
            <w:vAlign w:val="bottom"/>
            <w:hideMark/>
          </w:tcPr>
          <w:p w14:paraId="31E938A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B2ED6C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11,037</w:t>
            </w:r>
          </w:p>
        </w:tc>
        <w:tc>
          <w:tcPr>
            <w:tcW w:w="120" w:type="dxa"/>
            <w:tcBorders>
              <w:top w:val="nil"/>
              <w:left w:val="nil"/>
              <w:bottom w:val="nil"/>
              <w:right w:val="nil"/>
            </w:tcBorders>
            <w:shd w:val="clear" w:color="auto" w:fill="auto"/>
            <w:noWrap/>
            <w:vAlign w:val="bottom"/>
            <w:hideMark/>
          </w:tcPr>
          <w:p w14:paraId="2EF34D8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6F2838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294</w:t>
            </w:r>
          </w:p>
        </w:tc>
        <w:tc>
          <w:tcPr>
            <w:tcW w:w="108" w:type="dxa"/>
            <w:tcBorders>
              <w:top w:val="nil"/>
              <w:left w:val="nil"/>
              <w:bottom w:val="nil"/>
              <w:right w:val="nil"/>
            </w:tcBorders>
            <w:shd w:val="clear" w:color="auto" w:fill="auto"/>
            <w:noWrap/>
            <w:vAlign w:val="bottom"/>
            <w:hideMark/>
          </w:tcPr>
          <w:p w14:paraId="60AC5DB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4F94B5A9"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29,199</w:t>
            </w:r>
          </w:p>
        </w:tc>
        <w:tc>
          <w:tcPr>
            <w:tcW w:w="160" w:type="dxa"/>
            <w:tcBorders>
              <w:top w:val="nil"/>
              <w:left w:val="nil"/>
              <w:bottom w:val="nil"/>
              <w:right w:val="nil"/>
            </w:tcBorders>
            <w:shd w:val="clear" w:color="auto" w:fill="auto"/>
            <w:noWrap/>
            <w:vAlign w:val="bottom"/>
            <w:hideMark/>
          </w:tcPr>
          <w:p w14:paraId="1709EF5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330638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28,905</w:t>
            </w:r>
          </w:p>
        </w:tc>
        <w:tc>
          <w:tcPr>
            <w:tcW w:w="120" w:type="dxa"/>
            <w:tcBorders>
              <w:top w:val="nil"/>
              <w:left w:val="nil"/>
              <w:bottom w:val="nil"/>
              <w:right w:val="single" w:sz="8" w:space="0" w:color="auto"/>
            </w:tcBorders>
            <w:shd w:val="clear" w:color="auto" w:fill="auto"/>
            <w:noWrap/>
            <w:vAlign w:val="bottom"/>
            <w:hideMark/>
          </w:tcPr>
          <w:p w14:paraId="22671A5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1ECC0AC1"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5736903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63477E2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48BF4E6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1,894</w:t>
            </w:r>
          </w:p>
        </w:tc>
        <w:tc>
          <w:tcPr>
            <w:tcW w:w="120" w:type="dxa"/>
            <w:tcBorders>
              <w:top w:val="nil"/>
              <w:left w:val="nil"/>
              <w:bottom w:val="nil"/>
              <w:right w:val="nil"/>
            </w:tcBorders>
            <w:shd w:val="clear" w:color="auto" w:fill="auto"/>
            <w:noWrap/>
            <w:vAlign w:val="bottom"/>
            <w:hideMark/>
          </w:tcPr>
          <w:p w14:paraId="6E305E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5099AF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74,625</w:t>
            </w:r>
          </w:p>
        </w:tc>
        <w:tc>
          <w:tcPr>
            <w:tcW w:w="120" w:type="dxa"/>
            <w:tcBorders>
              <w:top w:val="nil"/>
              <w:left w:val="nil"/>
              <w:bottom w:val="nil"/>
              <w:right w:val="nil"/>
            </w:tcBorders>
            <w:shd w:val="clear" w:color="auto" w:fill="auto"/>
            <w:noWrap/>
            <w:vAlign w:val="bottom"/>
            <w:hideMark/>
          </w:tcPr>
          <w:p w14:paraId="32E0434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6080EC4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72,731</w:t>
            </w:r>
          </w:p>
        </w:tc>
        <w:tc>
          <w:tcPr>
            <w:tcW w:w="120" w:type="dxa"/>
            <w:tcBorders>
              <w:top w:val="nil"/>
              <w:left w:val="nil"/>
              <w:bottom w:val="nil"/>
              <w:right w:val="nil"/>
            </w:tcBorders>
            <w:shd w:val="clear" w:color="auto" w:fill="auto"/>
            <w:noWrap/>
            <w:vAlign w:val="bottom"/>
            <w:hideMark/>
          </w:tcPr>
          <w:p w14:paraId="4CF54D9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79AD6B1F"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1,348</w:t>
            </w:r>
          </w:p>
        </w:tc>
        <w:tc>
          <w:tcPr>
            <w:tcW w:w="110" w:type="dxa"/>
            <w:tcBorders>
              <w:top w:val="nil"/>
              <w:left w:val="nil"/>
              <w:bottom w:val="nil"/>
              <w:right w:val="nil"/>
            </w:tcBorders>
            <w:shd w:val="clear" w:color="auto" w:fill="auto"/>
            <w:noWrap/>
            <w:vAlign w:val="bottom"/>
            <w:hideMark/>
          </w:tcPr>
          <w:p w14:paraId="0CF36DF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71CF41C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49,967</w:t>
            </w:r>
          </w:p>
        </w:tc>
        <w:tc>
          <w:tcPr>
            <w:tcW w:w="120" w:type="dxa"/>
            <w:tcBorders>
              <w:top w:val="nil"/>
              <w:left w:val="nil"/>
              <w:bottom w:val="nil"/>
              <w:right w:val="nil"/>
            </w:tcBorders>
            <w:shd w:val="clear" w:color="auto" w:fill="auto"/>
            <w:noWrap/>
            <w:vAlign w:val="bottom"/>
            <w:hideMark/>
          </w:tcPr>
          <w:p w14:paraId="371B31F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59372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48,619</w:t>
            </w:r>
          </w:p>
        </w:tc>
        <w:tc>
          <w:tcPr>
            <w:tcW w:w="120" w:type="dxa"/>
            <w:tcBorders>
              <w:top w:val="nil"/>
              <w:left w:val="nil"/>
              <w:bottom w:val="nil"/>
              <w:right w:val="nil"/>
            </w:tcBorders>
            <w:shd w:val="clear" w:color="auto" w:fill="auto"/>
            <w:noWrap/>
            <w:vAlign w:val="bottom"/>
            <w:hideMark/>
          </w:tcPr>
          <w:p w14:paraId="5EA5021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7B4E3E63"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3,242</w:t>
            </w:r>
          </w:p>
        </w:tc>
        <w:tc>
          <w:tcPr>
            <w:tcW w:w="108" w:type="dxa"/>
            <w:tcBorders>
              <w:top w:val="nil"/>
              <w:left w:val="nil"/>
              <w:bottom w:val="nil"/>
              <w:right w:val="nil"/>
            </w:tcBorders>
            <w:shd w:val="clear" w:color="auto" w:fill="auto"/>
            <w:noWrap/>
            <w:vAlign w:val="bottom"/>
            <w:hideMark/>
          </w:tcPr>
          <w:p w14:paraId="03BC5CD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6C428E2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124,592</w:t>
            </w:r>
          </w:p>
        </w:tc>
        <w:tc>
          <w:tcPr>
            <w:tcW w:w="160" w:type="dxa"/>
            <w:tcBorders>
              <w:top w:val="nil"/>
              <w:left w:val="nil"/>
              <w:bottom w:val="nil"/>
              <w:right w:val="nil"/>
            </w:tcBorders>
            <w:shd w:val="clear" w:color="auto" w:fill="auto"/>
            <w:noWrap/>
            <w:vAlign w:val="bottom"/>
            <w:hideMark/>
          </w:tcPr>
          <w:p w14:paraId="505362A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9FC726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121,350</w:t>
            </w:r>
          </w:p>
        </w:tc>
        <w:tc>
          <w:tcPr>
            <w:tcW w:w="120" w:type="dxa"/>
            <w:tcBorders>
              <w:top w:val="nil"/>
              <w:left w:val="nil"/>
              <w:bottom w:val="nil"/>
              <w:right w:val="single" w:sz="8" w:space="0" w:color="auto"/>
            </w:tcBorders>
            <w:shd w:val="clear" w:color="auto" w:fill="auto"/>
            <w:noWrap/>
            <w:vAlign w:val="bottom"/>
            <w:hideMark/>
          </w:tcPr>
          <w:p w14:paraId="54BE2C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2264E42E" w14:textId="77777777" w:rsidTr="00F712B2">
        <w:trPr>
          <w:trHeight w:val="288"/>
        </w:trPr>
        <w:tc>
          <w:tcPr>
            <w:tcW w:w="960" w:type="dxa"/>
            <w:tcBorders>
              <w:top w:val="nil"/>
              <w:left w:val="single" w:sz="8" w:space="0" w:color="auto"/>
              <w:bottom w:val="single" w:sz="4" w:space="0" w:color="auto"/>
              <w:right w:val="nil"/>
            </w:tcBorders>
            <w:shd w:val="clear" w:color="auto" w:fill="auto"/>
            <w:noWrap/>
            <w:vAlign w:val="bottom"/>
            <w:hideMark/>
          </w:tcPr>
          <w:p w14:paraId="14C55A3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lastRenderedPageBreak/>
              <w:t> </w:t>
            </w:r>
          </w:p>
        </w:tc>
        <w:tc>
          <w:tcPr>
            <w:tcW w:w="960" w:type="dxa"/>
            <w:tcBorders>
              <w:top w:val="nil"/>
              <w:left w:val="nil"/>
              <w:bottom w:val="single" w:sz="4" w:space="0" w:color="auto"/>
              <w:right w:val="nil"/>
            </w:tcBorders>
            <w:shd w:val="clear" w:color="auto" w:fill="auto"/>
            <w:noWrap/>
            <w:vAlign w:val="bottom"/>
            <w:hideMark/>
          </w:tcPr>
          <w:p w14:paraId="7223C4F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4" w:space="0" w:color="auto"/>
              <w:right w:val="nil"/>
            </w:tcBorders>
            <w:shd w:val="clear" w:color="auto" w:fill="auto"/>
            <w:noWrap/>
            <w:vAlign w:val="bottom"/>
            <w:hideMark/>
          </w:tcPr>
          <w:p w14:paraId="61489D75"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9,495</w:t>
            </w:r>
          </w:p>
        </w:tc>
        <w:tc>
          <w:tcPr>
            <w:tcW w:w="120" w:type="dxa"/>
            <w:tcBorders>
              <w:top w:val="nil"/>
              <w:left w:val="nil"/>
              <w:bottom w:val="single" w:sz="4" w:space="0" w:color="auto"/>
              <w:right w:val="nil"/>
            </w:tcBorders>
            <w:shd w:val="clear" w:color="auto" w:fill="auto"/>
            <w:noWrap/>
            <w:vAlign w:val="bottom"/>
            <w:hideMark/>
          </w:tcPr>
          <w:p w14:paraId="39CD8E6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DDD241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212,499</w:t>
            </w:r>
          </w:p>
        </w:tc>
        <w:tc>
          <w:tcPr>
            <w:tcW w:w="120" w:type="dxa"/>
            <w:tcBorders>
              <w:top w:val="nil"/>
              <w:left w:val="nil"/>
              <w:bottom w:val="single" w:sz="4" w:space="0" w:color="auto"/>
              <w:right w:val="nil"/>
            </w:tcBorders>
            <w:shd w:val="clear" w:color="auto" w:fill="auto"/>
            <w:noWrap/>
            <w:vAlign w:val="bottom"/>
            <w:hideMark/>
          </w:tcPr>
          <w:p w14:paraId="47BF61C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1417B33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203,004</w:t>
            </w:r>
          </w:p>
        </w:tc>
        <w:tc>
          <w:tcPr>
            <w:tcW w:w="120" w:type="dxa"/>
            <w:tcBorders>
              <w:top w:val="nil"/>
              <w:left w:val="nil"/>
              <w:bottom w:val="single" w:sz="4" w:space="0" w:color="auto"/>
              <w:right w:val="nil"/>
            </w:tcBorders>
            <w:shd w:val="clear" w:color="auto" w:fill="auto"/>
            <w:noWrap/>
            <w:vAlign w:val="bottom"/>
            <w:hideMark/>
          </w:tcPr>
          <w:p w14:paraId="6C43123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4" w:space="0" w:color="auto"/>
              <w:right w:val="nil"/>
            </w:tcBorders>
            <w:shd w:val="clear" w:color="auto" w:fill="auto"/>
            <w:noWrap/>
            <w:vAlign w:val="bottom"/>
            <w:hideMark/>
          </w:tcPr>
          <w:p w14:paraId="641F45B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5,666</w:t>
            </w:r>
          </w:p>
        </w:tc>
        <w:tc>
          <w:tcPr>
            <w:tcW w:w="110" w:type="dxa"/>
            <w:tcBorders>
              <w:top w:val="nil"/>
              <w:left w:val="nil"/>
              <w:bottom w:val="single" w:sz="4" w:space="0" w:color="auto"/>
              <w:right w:val="nil"/>
            </w:tcBorders>
            <w:shd w:val="clear" w:color="auto" w:fill="auto"/>
            <w:noWrap/>
            <w:vAlign w:val="bottom"/>
            <w:hideMark/>
          </w:tcPr>
          <w:p w14:paraId="1EC14C4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7898036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185,505</w:t>
            </w:r>
          </w:p>
        </w:tc>
        <w:tc>
          <w:tcPr>
            <w:tcW w:w="120" w:type="dxa"/>
            <w:tcBorders>
              <w:top w:val="nil"/>
              <w:left w:val="nil"/>
              <w:bottom w:val="single" w:sz="4" w:space="0" w:color="auto"/>
              <w:right w:val="nil"/>
            </w:tcBorders>
            <w:shd w:val="clear" w:color="auto" w:fill="auto"/>
            <w:noWrap/>
            <w:vAlign w:val="bottom"/>
            <w:hideMark/>
          </w:tcPr>
          <w:p w14:paraId="7AC673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A5A6D9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179,839</w:t>
            </w:r>
          </w:p>
        </w:tc>
        <w:tc>
          <w:tcPr>
            <w:tcW w:w="120" w:type="dxa"/>
            <w:tcBorders>
              <w:top w:val="nil"/>
              <w:left w:val="nil"/>
              <w:bottom w:val="single" w:sz="4" w:space="0" w:color="auto"/>
              <w:right w:val="nil"/>
            </w:tcBorders>
            <w:shd w:val="clear" w:color="auto" w:fill="auto"/>
            <w:noWrap/>
            <w:vAlign w:val="bottom"/>
            <w:hideMark/>
          </w:tcPr>
          <w:p w14:paraId="6A2C1F7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4" w:space="0" w:color="auto"/>
              <w:right w:val="nil"/>
            </w:tcBorders>
            <w:shd w:val="clear" w:color="auto" w:fill="auto"/>
            <w:noWrap/>
            <w:vAlign w:val="bottom"/>
            <w:hideMark/>
          </w:tcPr>
          <w:p w14:paraId="39C0D720"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15,161</w:t>
            </w:r>
          </w:p>
        </w:tc>
        <w:tc>
          <w:tcPr>
            <w:tcW w:w="108" w:type="dxa"/>
            <w:tcBorders>
              <w:top w:val="nil"/>
              <w:left w:val="nil"/>
              <w:bottom w:val="single" w:sz="4" w:space="0" w:color="auto"/>
              <w:right w:val="nil"/>
            </w:tcBorders>
            <w:shd w:val="clear" w:color="auto" w:fill="auto"/>
            <w:noWrap/>
            <w:vAlign w:val="bottom"/>
            <w:hideMark/>
          </w:tcPr>
          <w:p w14:paraId="3609C2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4" w:space="0" w:color="auto"/>
              <w:right w:val="nil"/>
            </w:tcBorders>
            <w:shd w:val="clear" w:color="auto" w:fill="auto"/>
            <w:noWrap/>
            <w:vAlign w:val="bottom"/>
            <w:hideMark/>
          </w:tcPr>
          <w:p w14:paraId="2F8562C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398,004</w:t>
            </w:r>
          </w:p>
        </w:tc>
        <w:tc>
          <w:tcPr>
            <w:tcW w:w="160" w:type="dxa"/>
            <w:tcBorders>
              <w:top w:val="nil"/>
              <w:left w:val="nil"/>
              <w:bottom w:val="single" w:sz="4" w:space="0" w:color="auto"/>
              <w:right w:val="nil"/>
            </w:tcBorders>
            <w:shd w:val="clear" w:color="auto" w:fill="auto"/>
            <w:noWrap/>
            <w:vAlign w:val="bottom"/>
            <w:hideMark/>
          </w:tcPr>
          <w:p w14:paraId="2B2AC1C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4" w:space="0" w:color="auto"/>
              <w:right w:val="nil"/>
            </w:tcBorders>
            <w:shd w:val="clear" w:color="auto" w:fill="auto"/>
            <w:noWrap/>
            <w:vAlign w:val="bottom"/>
            <w:hideMark/>
          </w:tcPr>
          <w:p w14:paraId="2259FC6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382,843</w:t>
            </w:r>
          </w:p>
        </w:tc>
        <w:tc>
          <w:tcPr>
            <w:tcW w:w="120" w:type="dxa"/>
            <w:tcBorders>
              <w:top w:val="nil"/>
              <w:left w:val="nil"/>
              <w:bottom w:val="single" w:sz="4" w:space="0" w:color="auto"/>
              <w:right w:val="single" w:sz="8" w:space="0" w:color="auto"/>
            </w:tcBorders>
            <w:shd w:val="clear" w:color="auto" w:fill="auto"/>
            <w:noWrap/>
            <w:vAlign w:val="bottom"/>
            <w:hideMark/>
          </w:tcPr>
          <w:p w14:paraId="71353CA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42A596C3"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139288F6"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2015</w:t>
            </w:r>
          </w:p>
        </w:tc>
        <w:tc>
          <w:tcPr>
            <w:tcW w:w="960" w:type="dxa"/>
            <w:tcBorders>
              <w:top w:val="nil"/>
              <w:left w:val="nil"/>
              <w:bottom w:val="nil"/>
              <w:right w:val="nil"/>
            </w:tcBorders>
            <w:shd w:val="clear" w:color="auto" w:fill="auto"/>
            <w:noWrap/>
            <w:vAlign w:val="bottom"/>
            <w:hideMark/>
          </w:tcPr>
          <w:p w14:paraId="779D0D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w:t>
            </w:r>
          </w:p>
        </w:tc>
        <w:tc>
          <w:tcPr>
            <w:tcW w:w="720" w:type="dxa"/>
            <w:tcBorders>
              <w:top w:val="nil"/>
              <w:left w:val="nil"/>
              <w:bottom w:val="nil"/>
              <w:right w:val="nil"/>
            </w:tcBorders>
            <w:shd w:val="clear" w:color="auto" w:fill="auto"/>
            <w:noWrap/>
            <w:vAlign w:val="bottom"/>
            <w:hideMark/>
          </w:tcPr>
          <w:p w14:paraId="5F19C49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-1,149</w:t>
            </w:r>
          </w:p>
        </w:tc>
        <w:tc>
          <w:tcPr>
            <w:tcW w:w="120" w:type="dxa"/>
            <w:tcBorders>
              <w:top w:val="nil"/>
              <w:left w:val="nil"/>
              <w:bottom w:val="nil"/>
              <w:right w:val="nil"/>
            </w:tcBorders>
            <w:shd w:val="clear" w:color="auto" w:fill="auto"/>
            <w:noWrap/>
            <w:vAlign w:val="bottom"/>
            <w:hideMark/>
          </w:tcPr>
          <w:p w14:paraId="7A972679"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3ABDF7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16,288</w:t>
            </w:r>
          </w:p>
        </w:tc>
        <w:tc>
          <w:tcPr>
            <w:tcW w:w="120" w:type="dxa"/>
            <w:tcBorders>
              <w:top w:val="nil"/>
              <w:left w:val="nil"/>
              <w:bottom w:val="nil"/>
              <w:right w:val="nil"/>
            </w:tcBorders>
            <w:shd w:val="clear" w:color="auto" w:fill="auto"/>
            <w:noWrap/>
            <w:vAlign w:val="bottom"/>
            <w:hideMark/>
          </w:tcPr>
          <w:p w14:paraId="43A8236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2463247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17,437</w:t>
            </w:r>
          </w:p>
        </w:tc>
        <w:tc>
          <w:tcPr>
            <w:tcW w:w="120" w:type="dxa"/>
            <w:tcBorders>
              <w:top w:val="nil"/>
              <w:left w:val="nil"/>
              <w:bottom w:val="nil"/>
              <w:right w:val="nil"/>
            </w:tcBorders>
            <w:shd w:val="clear" w:color="auto" w:fill="auto"/>
            <w:noWrap/>
            <w:vAlign w:val="bottom"/>
            <w:hideMark/>
          </w:tcPr>
          <w:p w14:paraId="0A7A173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08D843E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-503</w:t>
            </w:r>
          </w:p>
        </w:tc>
        <w:tc>
          <w:tcPr>
            <w:tcW w:w="110" w:type="dxa"/>
            <w:tcBorders>
              <w:top w:val="nil"/>
              <w:left w:val="nil"/>
              <w:bottom w:val="nil"/>
              <w:right w:val="nil"/>
            </w:tcBorders>
            <w:shd w:val="clear" w:color="auto" w:fill="auto"/>
            <w:noWrap/>
            <w:vAlign w:val="bottom"/>
            <w:hideMark/>
          </w:tcPr>
          <w:p w14:paraId="6BB11ED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4F869C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10,279</w:t>
            </w:r>
          </w:p>
        </w:tc>
        <w:tc>
          <w:tcPr>
            <w:tcW w:w="120" w:type="dxa"/>
            <w:tcBorders>
              <w:top w:val="nil"/>
              <w:left w:val="nil"/>
              <w:bottom w:val="nil"/>
              <w:right w:val="nil"/>
            </w:tcBorders>
            <w:shd w:val="clear" w:color="auto" w:fill="auto"/>
            <w:noWrap/>
            <w:vAlign w:val="bottom"/>
            <w:hideMark/>
          </w:tcPr>
          <w:p w14:paraId="48FFE611"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29F90A"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10,782</w:t>
            </w:r>
          </w:p>
        </w:tc>
        <w:tc>
          <w:tcPr>
            <w:tcW w:w="120" w:type="dxa"/>
            <w:tcBorders>
              <w:top w:val="nil"/>
              <w:left w:val="nil"/>
              <w:bottom w:val="nil"/>
              <w:right w:val="nil"/>
            </w:tcBorders>
            <w:shd w:val="clear" w:color="auto" w:fill="auto"/>
            <w:noWrap/>
            <w:vAlign w:val="bottom"/>
            <w:hideMark/>
          </w:tcPr>
          <w:p w14:paraId="1143A677"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6B55CEB0"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-1,652</w:t>
            </w:r>
          </w:p>
        </w:tc>
        <w:tc>
          <w:tcPr>
            <w:tcW w:w="108" w:type="dxa"/>
            <w:tcBorders>
              <w:top w:val="nil"/>
              <w:left w:val="nil"/>
              <w:bottom w:val="nil"/>
              <w:right w:val="nil"/>
            </w:tcBorders>
            <w:shd w:val="clear" w:color="auto" w:fill="auto"/>
            <w:noWrap/>
            <w:vAlign w:val="bottom"/>
            <w:hideMark/>
          </w:tcPr>
          <w:p w14:paraId="55E71D4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E5A7FC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26,567</w:t>
            </w:r>
          </w:p>
        </w:tc>
        <w:tc>
          <w:tcPr>
            <w:tcW w:w="160" w:type="dxa"/>
            <w:tcBorders>
              <w:top w:val="nil"/>
              <w:left w:val="nil"/>
              <w:bottom w:val="nil"/>
              <w:right w:val="nil"/>
            </w:tcBorders>
            <w:shd w:val="clear" w:color="auto" w:fill="auto"/>
            <w:noWrap/>
            <w:vAlign w:val="bottom"/>
            <w:hideMark/>
          </w:tcPr>
          <w:p w14:paraId="10E42F5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CF7D0E1"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28,219</w:t>
            </w:r>
          </w:p>
        </w:tc>
        <w:tc>
          <w:tcPr>
            <w:tcW w:w="120" w:type="dxa"/>
            <w:tcBorders>
              <w:top w:val="nil"/>
              <w:left w:val="nil"/>
              <w:bottom w:val="nil"/>
              <w:right w:val="single" w:sz="8" w:space="0" w:color="auto"/>
            </w:tcBorders>
            <w:shd w:val="clear" w:color="auto" w:fill="auto"/>
            <w:noWrap/>
            <w:vAlign w:val="bottom"/>
            <w:hideMark/>
          </w:tcPr>
          <w:p w14:paraId="6A14FFC8"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6C91F670" w14:textId="77777777" w:rsidTr="00F712B2">
        <w:trPr>
          <w:trHeight w:val="288"/>
        </w:trPr>
        <w:tc>
          <w:tcPr>
            <w:tcW w:w="960" w:type="dxa"/>
            <w:tcBorders>
              <w:top w:val="nil"/>
              <w:left w:val="single" w:sz="8" w:space="0" w:color="auto"/>
              <w:bottom w:val="nil"/>
              <w:right w:val="nil"/>
            </w:tcBorders>
            <w:shd w:val="clear" w:color="auto" w:fill="auto"/>
            <w:noWrap/>
            <w:vAlign w:val="bottom"/>
            <w:hideMark/>
          </w:tcPr>
          <w:p w14:paraId="6595A16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nil"/>
              <w:right w:val="nil"/>
            </w:tcBorders>
            <w:shd w:val="clear" w:color="auto" w:fill="auto"/>
            <w:noWrap/>
            <w:vAlign w:val="bottom"/>
            <w:hideMark/>
          </w:tcPr>
          <w:p w14:paraId="385D380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70</w:t>
            </w:r>
          </w:p>
        </w:tc>
        <w:tc>
          <w:tcPr>
            <w:tcW w:w="720" w:type="dxa"/>
            <w:tcBorders>
              <w:top w:val="nil"/>
              <w:left w:val="nil"/>
              <w:bottom w:val="nil"/>
              <w:right w:val="nil"/>
            </w:tcBorders>
            <w:shd w:val="clear" w:color="auto" w:fill="auto"/>
            <w:noWrap/>
            <w:vAlign w:val="bottom"/>
            <w:hideMark/>
          </w:tcPr>
          <w:p w14:paraId="6B3BD91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w:t>
            </w:r>
          </w:p>
        </w:tc>
        <w:tc>
          <w:tcPr>
            <w:tcW w:w="120" w:type="dxa"/>
            <w:tcBorders>
              <w:top w:val="nil"/>
              <w:left w:val="nil"/>
              <w:bottom w:val="nil"/>
              <w:right w:val="nil"/>
            </w:tcBorders>
            <w:shd w:val="clear" w:color="auto" w:fill="auto"/>
            <w:noWrap/>
            <w:vAlign w:val="bottom"/>
            <w:hideMark/>
          </w:tcPr>
          <w:p w14:paraId="7204DC3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F810A1D"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71,541</w:t>
            </w:r>
          </w:p>
        </w:tc>
        <w:tc>
          <w:tcPr>
            <w:tcW w:w="120" w:type="dxa"/>
            <w:tcBorders>
              <w:top w:val="nil"/>
              <w:left w:val="nil"/>
              <w:bottom w:val="nil"/>
              <w:right w:val="nil"/>
            </w:tcBorders>
            <w:shd w:val="clear" w:color="auto" w:fill="auto"/>
            <w:noWrap/>
            <w:vAlign w:val="bottom"/>
            <w:hideMark/>
          </w:tcPr>
          <w:p w14:paraId="546DD62C"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14BE3572"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71,544</w:t>
            </w:r>
          </w:p>
        </w:tc>
        <w:tc>
          <w:tcPr>
            <w:tcW w:w="120" w:type="dxa"/>
            <w:tcBorders>
              <w:top w:val="nil"/>
              <w:left w:val="nil"/>
              <w:bottom w:val="nil"/>
              <w:right w:val="nil"/>
            </w:tcBorders>
            <w:shd w:val="clear" w:color="auto" w:fill="auto"/>
            <w:noWrap/>
            <w:vAlign w:val="bottom"/>
            <w:hideMark/>
          </w:tcPr>
          <w:p w14:paraId="601519A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nil"/>
              <w:right w:val="nil"/>
            </w:tcBorders>
            <w:shd w:val="clear" w:color="auto" w:fill="auto"/>
            <w:noWrap/>
            <w:vAlign w:val="bottom"/>
            <w:hideMark/>
          </w:tcPr>
          <w:p w14:paraId="2484E65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508</w:t>
            </w:r>
          </w:p>
        </w:tc>
        <w:tc>
          <w:tcPr>
            <w:tcW w:w="110" w:type="dxa"/>
            <w:tcBorders>
              <w:top w:val="nil"/>
              <w:left w:val="nil"/>
              <w:bottom w:val="nil"/>
              <w:right w:val="nil"/>
            </w:tcBorders>
            <w:shd w:val="clear" w:color="auto" w:fill="auto"/>
            <w:noWrap/>
            <w:vAlign w:val="bottom"/>
            <w:hideMark/>
          </w:tcPr>
          <w:p w14:paraId="198581EE"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31D657A3"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48,525</w:t>
            </w:r>
          </w:p>
        </w:tc>
        <w:tc>
          <w:tcPr>
            <w:tcW w:w="120" w:type="dxa"/>
            <w:tcBorders>
              <w:top w:val="nil"/>
              <w:left w:val="nil"/>
              <w:bottom w:val="nil"/>
              <w:right w:val="nil"/>
            </w:tcBorders>
            <w:shd w:val="clear" w:color="auto" w:fill="auto"/>
            <w:noWrap/>
            <w:vAlign w:val="bottom"/>
            <w:hideMark/>
          </w:tcPr>
          <w:p w14:paraId="06ECC9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44F46F6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48,017</w:t>
            </w:r>
          </w:p>
        </w:tc>
        <w:tc>
          <w:tcPr>
            <w:tcW w:w="120" w:type="dxa"/>
            <w:tcBorders>
              <w:top w:val="nil"/>
              <w:left w:val="nil"/>
              <w:bottom w:val="nil"/>
              <w:right w:val="nil"/>
            </w:tcBorders>
            <w:shd w:val="clear" w:color="auto" w:fill="auto"/>
            <w:noWrap/>
            <w:vAlign w:val="bottom"/>
            <w:hideMark/>
          </w:tcPr>
          <w:p w14:paraId="7063DFF2"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nil"/>
              <w:right w:val="nil"/>
            </w:tcBorders>
            <w:shd w:val="clear" w:color="auto" w:fill="auto"/>
            <w:noWrap/>
            <w:vAlign w:val="bottom"/>
            <w:hideMark/>
          </w:tcPr>
          <w:p w14:paraId="429332F6"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505</w:t>
            </w:r>
          </w:p>
        </w:tc>
        <w:tc>
          <w:tcPr>
            <w:tcW w:w="108" w:type="dxa"/>
            <w:tcBorders>
              <w:top w:val="nil"/>
              <w:left w:val="nil"/>
              <w:bottom w:val="nil"/>
              <w:right w:val="nil"/>
            </w:tcBorders>
            <w:shd w:val="clear" w:color="auto" w:fill="auto"/>
            <w:noWrap/>
            <w:vAlign w:val="bottom"/>
            <w:hideMark/>
          </w:tcPr>
          <w:p w14:paraId="2416DE83"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nil"/>
              <w:right w:val="nil"/>
            </w:tcBorders>
            <w:shd w:val="clear" w:color="auto" w:fill="auto"/>
            <w:noWrap/>
            <w:vAlign w:val="bottom"/>
            <w:hideMark/>
          </w:tcPr>
          <w:p w14:paraId="1C63049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120,066</w:t>
            </w:r>
          </w:p>
        </w:tc>
        <w:tc>
          <w:tcPr>
            <w:tcW w:w="160" w:type="dxa"/>
            <w:tcBorders>
              <w:top w:val="nil"/>
              <w:left w:val="nil"/>
              <w:bottom w:val="nil"/>
              <w:right w:val="nil"/>
            </w:tcBorders>
            <w:shd w:val="clear" w:color="auto" w:fill="auto"/>
            <w:noWrap/>
            <w:vAlign w:val="bottom"/>
            <w:hideMark/>
          </w:tcPr>
          <w:p w14:paraId="1DB39C6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nil"/>
              <w:right w:val="nil"/>
            </w:tcBorders>
            <w:shd w:val="clear" w:color="auto" w:fill="auto"/>
            <w:noWrap/>
            <w:vAlign w:val="bottom"/>
            <w:hideMark/>
          </w:tcPr>
          <w:p w14:paraId="0E84C257"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119,561</w:t>
            </w:r>
          </w:p>
        </w:tc>
        <w:tc>
          <w:tcPr>
            <w:tcW w:w="120" w:type="dxa"/>
            <w:tcBorders>
              <w:top w:val="nil"/>
              <w:left w:val="nil"/>
              <w:bottom w:val="nil"/>
              <w:right w:val="single" w:sz="8" w:space="0" w:color="auto"/>
            </w:tcBorders>
            <w:shd w:val="clear" w:color="auto" w:fill="auto"/>
            <w:noWrap/>
            <w:vAlign w:val="bottom"/>
            <w:hideMark/>
          </w:tcPr>
          <w:p w14:paraId="162034B0"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r w:rsidR="007405AE" w:rsidRPr="00F712B2" w14:paraId="331454BC" w14:textId="77777777" w:rsidTr="00F712B2">
        <w:trPr>
          <w:trHeight w:val="300"/>
        </w:trPr>
        <w:tc>
          <w:tcPr>
            <w:tcW w:w="960" w:type="dxa"/>
            <w:tcBorders>
              <w:top w:val="nil"/>
              <w:left w:val="single" w:sz="8" w:space="0" w:color="auto"/>
              <w:bottom w:val="single" w:sz="8" w:space="0" w:color="auto"/>
              <w:right w:val="nil"/>
            </w:tcBorders>
            <w:shd w:val="clear" w:color="auto" w:fill="auto"/>
            <w:noWrap/>
            <w:vAlign w:val="bottom"/>
            <w:hideMark/>
          </w:tcPr>
          <w:p w14:paraId="36A810D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 </w:t>
            </w:r>
          </w:p>
        </w:tc>
        <w:tc>
          <w:tcPr>
            <w:tcW w:w="960" w:type="dxa"/>
            <w:tcBorders>
              <w:top w:val="nil"/>
              <w:left w:val="nil"/>
              <w:bottom w:val="single" w:sz="8" w:space="0" w:color="auto"/>
              <w:right w:val="nil"/>
            </w:tcBorders>
            <w:shd w:val="clear" w:color="auto" w:fill="auto"/>
            <w:noWrap/>
            <w:vAlign w:val="bottom"/>
            <w:hideMark/>
          </w:tcPr>
          <w:p w14:paraId="689BB098"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89</w:t>
            </w:r>
          </w:p>
        </w:tc>
        <w:tc>
          <w:tcPr>
            <w:tcW w:w="720" w:type="dxa"/>
            <w:tcBorders>
              <w:top w:val="nil"/>
              <w:left w:val="nil"/>
              <w:bottom w:val="single" w:sz="8" w:space="0" w:color="auto"/>
              <w:right w:val="nil"/>
            </w:tcBorders>
            <w:shd w:val="clear" w:color="auto" w:fill="auto"/>
            <w:noWrap/>
            <w:vAlign w:val="bottom"/>
            <w:hideMark/>
          </w:tcPr>
          <w:p w14:paraId="37D2ADE8"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15,273</w:t>
            </w:r>
          </w:p>
        </w:tc>
        <w:tc>
          <w:tcPr>
            <w:tcW w:w="120" w:type="dxa"/>
            <w:tcBorders>
              <w:top w:val="nil"/>
              <w:left w:val="nil"/>
              <w:bottom w:val="single" w:sz="8" w:space="0" w:color="auto"/>
              <w:right w:val="nil"/>
            </w:tcBorders>
            <w:shd w:val="clear" w:color="auto" w:fill="auto"/>
            <w:noWrap/>
            <w:vAlign w:val="bottom"/>
            <w:hideMark/>
          </w:tcPr>
          <w:p w14:paraId="28666C5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C56C48E"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215,870</w:t>
            </w:r>
          </w:p>
        </w:tc>
        <w:tc>
          <w:tcPr>
            <w:tcW w:w="120" w:type="dxa"/>
            <w:tcBorders>
              <w:top w:val="nil"/>
              <w:left w:val="nil"/>
              <w:bottom w:val="single" w:sz="8" w:space="0" w:color="auto"/>
              <w:right w:val="nil"/>
            </w:tcBorders>
            <w:shd w:val="clear" w:color="auto" w:fill="auto"/>
            <w:noWrap/>
            <w:vAlign w:val="bottom"/>
            <w:hideMark/>
          </w:tcPr>
          <w:p w14:paraId="27BF66F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74DDAA1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200,597</w:t>
            </w:r>
          </w:p>
        </w:tc>
        <w:tc>
          <w:tcPr>
            <w:tcW w:w="120" w:type="dxa"/>
            <w:tcBorders>
              <w:top w:val="nil"/>
              <w:left w:val="nil"/>
              <w:bottom w:val="single" w:sz="8" w:space="0" w:color="auto"/>
              <w:right w:val="nil"/>
            </w:tcBorders>
            <w:shd w:val="clear" w:color="auto" w:fill="auto"/>
            <w:noWrap/>
            <w:vAlign w:val="bottom"/>
            <w:hideMark/>
          </w:tcPr>
          <w:p w14:paraId="76D2C2BD"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30" w:type="dxa"/>
            <w:tcBorders>
              <w:top w:val="nil"/>
              <w:left w:val="nil"/>
              <w:bottom w:val="single" w:sz="8" w:space="0" w:color="auto"/>
              <w:right w:val="nil"/>
            </w:tcBorders>
            <w:shd w:val="clear" w:color="auto" w:fill="auto"/>
            <w:noWrap/>
            <w:vAlign w:val="bottom"/>
            <w:hideMark/>
          </w:tcPr>
          <w:p w14:paraId="0E85C812"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12,819</w:t>
            </w:r>
          </w:p>
        </w:tc>
        <w:tc>
          <w:tcPr>
            <w:tcW w:w="110" w:type="dxa"/>
            <w:tcBorders>
              <w:top w:val="nil"/>
              <w:left w:val="nil"/>
              <w:bottom w:val="single" w:sz="8" w:space="0" w:color="auto"/>
              <w:right w:val="nil"/>
            </w:tcBorders>
            <w:shd w:val="clear" w:color="auto" w:fill="auto"/>
            <w:noWrap/>
            <w:vAlign w:val="bottom"/>
            <w:hideMark/>
          </w:tcPr>
          <w:p w14:paraId="3D59144F"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1D6CF644"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189,683</w:t>
            </w:r>
          </w:p>
        </w:tc>
        <w:tc>
          <w:tcPr>
            <w:tcW w:w="120" w:type="dxa"/>
            <w:tcBorders>
              <w:top w:val="nil"/>
              <w:left w:val="nil"/>
              <w:bottom w:val="single" w:sz="8" w:space="0" w:color="auto"/>
              <w:right w:val="nil"/>
            </w:tcBorders>
            <w:shd w:val="clear" w:color="auto" w:fill="auto"/>
            <w:noWrap/>
            <w:vAlign w:val="bottom"/>
            <w:hideMark/>
          </w:tcPr>
          <w:p w14:paraId="783040D4"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6E33F2B5"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176,864</w:t>
            </w:r>
          </w:p>
        </w:tc>
        <w:tc>
          <w:tcPr>
            <w:tcW w:w="120" w:type="dxa"/>
            <w:tcBorders>
              <w:top w:val="nil"/>
              <w:left w:val="nil"/>
              <w:bottom w:val="single" w:sz="8" w:space="0" w:color="auto"/>
              <w:right w:val="nil"/>
            </w:tcBorders>
            <w:shd w:val="clear" w:color="auto" w:fill="auto"/>
            <w:noWrap/>
            <w:vAlign w:val="bottom"/>
            <w:hideMark/>
          </w:tcPr>
          <w:p w14:paraId="59F306F5"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16" w:type="dxa"/>
            <w:tcBorders>
              <w:top w:val="nil"/>
              <w:left w:val="nil"/>
              <w:bottom w:val="single" w:sz="8" w:space="0" w:color="auto"/>
              <w:right w:val="nil"/>
            </w:tcBorders>
            <w:shd w:val="clear" w:color="auto" w:fill="auto"/>
            <w:noWrap/>
            <w:vAlign w:val="bottom"/>
            <w:hideMark/>
          </w:tcPr>
          <w:p w14:paraId="5B5ED2EC" w14:textId="77777777" w:rsidR="00F712B2" w:rsidRPr="00F712B2" w:rsidRDefault="00F712B2" w:rsidP="00076DDE">
            <w:pPr>
              <w:spacing w:after="0" w:line="480" w:lineRule="auto"/>
              <w:jc w:val="right"/>
              <w:rPr>
                <w:rFonts w:ascii="Calibri" w:eastAsia="Times New Roman" w:hAnsi="Calibri" w:cs="Times New Roman"/>
                <w:b/>
                <w:bCs/>
                <w:color w:val="000000"/>
                <w:lang w:eastAsia="en-GB"/>
              </w:rPr>
            </w:pPr>
            <w:r w:rsidRPr="00F712B2">
              <w:rPr>
                <w:rFonts w:ascii="Calibri" w:eastAsia="Times New Roman" w:hAnsi="Calibri" w:cs="Times New Roman"/>
                <w:b/>
                <w:bCs/>
                <w:color w:val="000000"/>
                <w:lang w:eastAsia="en-GB"/>
              </w:rPr>
              <w:t>28,092</w:t>
            </w:r>
          </w:p>
        </w:tc>
        <w:tc>
          <w:tcPr>
            <w:tcW w:w="108" w:type="dxa"/>
            <w:tcBorders>
              <w:top w:val="nil"/>
              <w:left w:val="nil"/>
              <w:bottom w:val="single" w:sz="8" w:space="0" w:color="auto"/>
              <w:right w:val="nil"/>
            </w:tcBorders>
            <w:shd w:val="clear" w:color="auto" w:fill="auto"/>
            <w:noWrap/>
            <w:vAlign w:val="bottom"/>
            <w:hideMark/>
          </w:tcPr>
          <w:p w14:paraId="5FCE937B"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837" w:type="dxa"/>
            <w:tcBorders>
              <w:top w:val="nil"/>
              <w:left w:val="nil"/>
              <w:bottom w:val="single" w:sz="8" w:space="0" w:color="auto"/>
              <w:right w:val="nil"/>
            </w:tcBorders>
            <w:shd w:val="clear" w:color="auto" w:fill="auto"/>
            <w:noWrap/>
            <w:vAlign w:val="bottom"/>
            <w:hideMark/>
          </w:tcPr>
          <w:p w14:paraId="12FCB72B"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405,553</w:t>
            </w:r>
          </w:p>
        </w:tc>
        <w:tc>
          <w:tcPr>
            <w:tcW w:w="160" w:type="dxa"/>
            <w:tcBorders>
              <w:top w:val="nil"/>
              <w:left w:val="nil"/>
              <w:bottom w:val="single" w:sz="8" w:space="0" w:color="auto"/>
              <w:right w:val="nil"/>
            </w:tcBorders>
            <w:shd w:val="clear" w:color="auto" w:fill="auto"/>
            <w:noWrap/>
            <w:vAlign w:val="bottom"/>
            <w:hideMark/>
          </w:tcPr>
          <w:p w14:paraId="040BAC2A"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c>
          <w:tcPr>
            <w:tcW w:w="780" w:type="dxa"/>
            <w:tcBorders>
              <w:top w:val="nil"/>
              <w:left w:val="nil"/>
              <w:bottom w:val="single" w:sz="8" w:space="0" w:color="auto"/>
              <w:right w:val="nil"/>
            </w:tcBorders>
            <w:shd w:val="clear" w:color="auto" w:fill="auto"/>
            <w:noWrap/>
            <w:vAlign w:val="bottom"/>
            <w:hideMark/>
          </w:tcPr>
          <w:p w14:paraId="4ED87BEF" w14:textId="77777777" w:rsidR="00F712B2" w:rsidRPr="00F712B2" w:rsidRDefault="00F712B2" w:rsidP="00076DDE">
            <w:pPr>
              <w:spacing w:after="0" w:line="480" w:lineRule="auto"/>
              <w:jc w:val="right"/>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377,461</w:t>
            </w:r>
          </w:p>
        </w:tc>
        <w:tc>
          <w:tcPr>
            <w:tcW w:w="120" w:type="dxa"/>
            <w:tcBorders>
              <w:top w:val="nil"/>
              <w:left w:val="nil"/>
              <w:bottom w:val="single" w:sz="8" w:space="0" w:color="auto"/>
              <w:right w:val="single" w:sz="8" w:space="0" w:color="auto"/>
            </w:tcBorders>
            <w:shd w:val="clear" w:color="auto" w:fill="auto"/>
            <w:noWrap/>
            <w:vAlign w:val="bottom"/>
            <w:hideMark/>
          </w:tcPr>
          <w:p w14:paraId="62174DE6" w14:textId="77777777" w:rsidR="00F712B2" w:rsidRPr="00F712B2" w:rsidRDefault="00F712B2" w:rsidP="00076DDE">
            <w:pPr>
              <w:spacing w:after="0" w:line="480" w:lineRule="auto"/>
              <w:rPr>
                <w:rFonts w:ascii="Calibri" w:eastAsia="Times New Roman" w:hAnsi="Calibri" w:cs="Times New Roman"/>
                <w:color w:val="000000"/>
                <w:lang w:eastAsia="en-GB"/>
              </w:rPr>
            </w:pPr>
            <w:r w:rsidRPr="00F712B2">
              <w:rPr>
                <w:rFonts w:ascii="Calibri" w:eastAsia="Times New Roman" w:hAnsi="Calibri" w:cs="Times New Roman"/>
                <w:color w:val="000000"/>
                <w:lang w:eastAsia="en-GB"/>
              </w:rPr>
              <w:t>)</w:t>
            </w:r>
          </w:p>
        </w:tc>
      </w:tr>
    </w:tbl>
    <w:p w14:paraId="3F2C07CC" w14:textId="6B1DAC02" w:rsidR="00F712B2" w:rsidRPr="00910EF2" w:rsidRDefault="00F712B2" w:rsidP="00076DDE">
      <w:pPr>
        <w:spacing w:line="480" w:lineRule="auto"/>
      </w:pPr>
    </w:p>
    <w:sectPr w:rsidR="00F712B2" w:rsidRPr="00910EF2" w:rsidSect="00076DDE">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reen, Mark" w:date="2016-10-07T16:15:00Z" w:initials="GM">
    <w:p w14:paraId="2B7A3581" w14:textId="79F30860" w:rsidR="00E55D52" w:rsidRDefault="00E55D52">
      <w:pPr>
        <w:pStyle w:val="CommentText"/>
      </w:pPr>
      <w:r>
        <w:rPr>
          <w:rStyle w:val="CommentReference"/>
        </w:rPr>
        <w:annotationRef/>
      </w:r>
      <w:r>
        <w:t>“Persons aged 85+”?</w:t>
      </w:r>
    </w:p>
  </w:comment>
  <w:comment w:id="22" w:author="Green, Mark" w:date="2016-10-07T16:25:00Z" w:initials="GM">
    <w:p w14:paraId="7A208EB5" w14:textId="5ABB3C5E" w:rsidR="00E55D52" w:rsidRDefault="00E55D52">
      <w:pPr>
        <w:pStyle w:val="CommentText"/>
      </w:pPr>
      <w:r>
        <w:rPr>
          <w:rStyle w:val="CommentReference"/>
        </w:rPr>
        <w:annotationRef/>
      </w:r>
      <w:r>
        <w:t>Can you add 0 to the GDP axis</w:t>
      </w:r>
    </w:p>
  </w:comment>
  <w:comment w:id="25" w:author="Green, Mark" w:date="2016-10-07T16:53:00Z" w:initials="GM">
    <w:p w14:paraId="2679E6B1" w14:textId="1E8129C6" w:rsidR="00E55D52" w:rsidRDefault="00E55D52">
      <w:pPr>
        <w:pStyle w:val="CommentText"/>
      </w:pPr>
      <w:r>
        <w:rPr>
          <w:rStyle w:val="CommentReference"/>
        </w:rPr>
        <w:annotationRef/>
      </w:r>
      <w:r>
        <w:t>Could be left out</w:t>
      </w:r>
    </w:p>
  </w:comment>
  <w:comment w:id="48" w:author="Green, Mark" w:date="2016-10-07T17:04:00Z" w:initials="GM">
    <w:p w14:paraId="7837A18E" w14:textId="4B8FD344" w:rsidR="00E55D52" w:rsidRDefault="00E55D52">
      <w:pPr>
        <w:pStyle w:val="CommentText"/>
      </w:pPr>
      <w:r>
        <w:rPr>
          <w:rStyle w:val="CommentReference"/>
        </w:rPr>
        <w:annotationRef/>
      </w:r>
      <w:r>
        <w:t>Do we need credible intervals on these?</w:t>
      </w:r>
    </w:p>
  </w:comment>
  <w:comment w:id="127" w:author="Green, Mark" w:date="2016-10-07T17:36:00Z" w:initials="GM">
    <w:p w14:paraId="022609EF" w14:textId="29067557" w:rsidR="00E55D52" w:rsidRDefault="00E55D52">
      <w:pPr>
        <w:pStyle w:val="CommentText"/>
      </w:pPr>
      <w:r>
        <w:rPr>
          <w:rStyle w:val="CommentReference"/>
        </w:rPr>
        <w:annotationRef/>
      </w:r>
      <w:r>
        <w:t>Could get rid of</w:t>
      </w:r>
    </w:p>
  </w:comment>
  <w:comment w:id="148" w:author="Kate" w:date="2016-10-08T17:50:00Z" w:initials="K">
    <w:p w14:paraId="442CF058" w14:textId="0B0D43DA" w:rsidR="00E55D52" w:rsidRDefault="00E55D52">
      <w:pPr>
        <w:pStyle w:val="CommentText"/>
      </w:pPr>
      <w:r>
        <w:rPr>
          <w:rStyle w:val="CommentReference"/>
        </w:rPr>
        <w:annotationRef/>
      </w:r>
      <w:r>
        <w:t>You could drop this paragraph and I don't think it would matter, if you need to save words</w:t>
      </w:r>
    </w:p>
  </w:comment>
  <w:comment w:id="156" w:author="Green, Mark" w:date="2016-10-07T16:19:00Z" w:initials="GM">
    <w:p w14:paraId="34FCE06C" w14:textId="35EE17F1" w:rsidR="00E55D52" w:rsidRDefault="00E55D52">
      <w:pPr>
        <w:pStyle w:val="CommentText"/>
      </w:pPr>
      <w:r>
        <w:rPr>
          <w:rStyle w:val="CommentReference"/>
        </w:rPr>
        <w:annotationRef/>
      </w:r>
      <w:r>
        <w:t xml:space="preserve">Don’t forget to reference to </w:t>
      </w:r>
      <w:proofErr w:type="spellStart"/>
      <w:r>
        <w:t>SocARXIV</w:t>
      </w:r>
      <w:proofErr w:type="spellEnd"/>
      <w:r>
        <w:t xml:space="preserve"> (</w:t>
      </w:r>
      <w:hyperlink r:id="rId1" w:history="1">
        <w:r w:rsidRPr="00E11EF5">
          <w:rPr>
            <w:rStyle w:val="Hyperlink"/>
          </w:rPr>
          <w:t>https://osf.io/9g378/</w:t>
        </w:r>
      </w:hyperlink>
      <w:r>
        <w:t>) for our paper pare (ref 4) especially since it was your idea!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B7A3581" w15:done="0"/>
  <w15:commentEx w15:paraId="7A208EB5" w15:done="0"/>
  <w15:commentEx w15:paraId="2679E6B1" w15:done="0"/>
  <w15:commentEx w15:paraId="7837A18E" w15:done="0"/>
  <w15:commentEx w15:paraId="022609EF" w15:done="0"/>
  <w15:commentEx w15:paraId="442CF058" w15:done="0"/>
  <w15:commentEx w15:paraId="34FCE06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F8B1F9" w14:textId="77777777" w:rsidR="00BA4D5B" w:rsidRDefault="00BA4D5B" w:rsidP="008F0C36">
      <w:pPr>
        <w:spacing w:after="0" w:line="240" w:lineRule="auto"/>
      </w:pPr>
      <w:r>
        <w:separator/>
      </w:r>
    </w:p>
  </w:endnote>
  <w:endnote w:type="continuationSeparator" w:id="0">
    <w:p w14:paraId="0AE61C33" w14:textId="77777777" w:rsidR="00BA4D5B" w:rsidRDefault="00BA4D5B" w:rsidP="008F0C36">
      <w:pPr>
        <w:spacing w:after="0" w:line="240" w:lineRule="auto"/>
      </w:pPr>
      <w:r>
        <w:continuationSeparator/>
      </w:r>
    </w:p>
  </w:endnote>
  <w:endnote w:type="continuationNotice" w:id="1">
    <w:p w14:paraId="4C1B090F" w14:textId="77777777" w:rsidR="00BA4D5B" w:rsidRDefault="00BA4D5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76079392"/>
      <w:docPartObj>
        <w:docPartGallery w:val="Page Numbers (Bottom of Page)"/>
        <w:docPartUnique/>
      </w:docPartObj>
    </w:sdtPr>
    <w:sdtEndPr>
      <w:rPr>
        <w:noProof/>
      </w:rPr>
    </w:sdtEndPr>
    <w:sdtContent>
      <w:p w14:paraId="785833B5" w14:textId="16820887" w:rsidR="00E55D52" w:rsidRDefault="00E55D52">
        <w:pPr>
          <w:pStyle w:val="Footer"/>
          <w:jc w:val="center"/>
        </w:pPr>
        <w:r>
          <w:fldChar w:fldCharType="begin"/>
        </w:r>
        <w:r>
          <w:instrText xml:space="preserve"> PAGE   \* MERGEFORMAT </w:instrText>
        </w:r>
        <w:r>
          <w:fldChar w:fldCharType="separate"/>
        </w:r>
        <w:r w:rsidR="00C36396">
          <w:rPr>
            <w:noProof/>
          </w:rPr>
          <w:t>4</w:t>
        </w:r>
        <w:r>
          <w:rPr>
            <w:noProof/>
          </w:rPr>
          <w:fldChar w:fldCharType="end"/>
        </w:r>
      </w:p>
    </w:sdtContent>
  </w:sdt>
  <w:p w14:paraId="225FBFF0" w14:textId="77777777" w:rsidR="00E55D52" w:rsidRDefault="00E55D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24FC3" w14:textId="77777777" w:rsidR="00BA4D5B" w:rsidRDefault="00BA4D5B" w:rsidP="008F0C36">
      <w:pPr>
        <w:spacing w:after="0" w:line="240" w:lineRule="auto"/>
      </w:pPr>
      <w:r>
        <w:separator/>
      </w:r>
    </w:p>
  </w:footnote>
  <w:footnote w:type="continuationSeparator" w:id="0">
    <w:p w14:paraId="7092A9C8" w14:textId="77777777" w:rsidR="00BA4D5B" w:rsidRDefault="00BA4D5B" w:rsidP="008F0C36">
      <w:pPr>
        <w:spacing w:after="0" w:line="240" w:lineRule="auto"/>
      </w:pPr>
      <w:r>
        <w:continuationSeparator/>
      </w:r>
    </w:p>
  </w:footnote>
  <w:footnote w:type="continuationNotice" w:id="1">
    <w:p w14:paraId="17D3DD4B" w14:textId="77777777" w:rsidR="00BA4D5B" w:rsidRDefault="00BA4D5B">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777EFE" w14:textId="77777777" w:rsidR="00E55D52" w:rsidRDefault="00E55D5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4418E"/>
    <w:multiLevelType w:val="hybridMultilevel"/>
    <w:tmpl w:val="B4D033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en, Mark">
    <w15:presenceInfo w15:providerId="AD" w15:userId="S-1-5-21-137024685-2204166116-4157399963-348593"/>
  </w15:person>
  <w15:person w15:author="Jonathan Minton">
    <w15:presenceInfo w15:providerId="AD" w15:userId="S-1-5-21-3392181128-250301629-2379905336-2419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7D9E"/>
    <w:rsid w:val="00014B1F"/>
    <w:rsid w:val="00014F0F"/>
    <w:rsid w:val="00016584"/>
    <w:rsid w:val="00071F07"/>
    <w:rsid w:val="00073D67"/>
    <w:rsid w:val="00075CB9"/>
    <w:rsid w:val="00076DDE"/>
    <w:rsid w:val="00085EB6"/>
    <w:rsid w:val="00091E17"/>
    <w:rsid w:val="000A579F"/>
    <w:rsid w:val="000B273E"/>
    <w:rsid w:val="000B27ED"/>
    <w:rsid w:val="000D55B1"/>
    <w:rsid w:val="001139AD"/>
    <w:rsid w:val="0011555F"/>
    <w:rsid w:val="0013694A"/>
    <w:rsid w:val="00137271"/>
    <w:rsid w:val="00146EAA"/>
    <w:rsid w:val="0018105E"/>
    <w:rsid w:val="001862B7"/>
    <w:rsid w:val="001D686D"/>
    <w:rsid w:val="001D7D9E"/>
    <w:rsid w:val="0020496D"/>
    <w:rsid w:val="002074F1"/>
    <w:rsid w:val="00223EF3"/>
    <w:rsid w:val="002424F4"/>
    <w:rsid w:val="00255549"/>
    <w:rsid w:val="00265747"/>
    <w:rsid w:val="0027163A"/>
    <w:rsid w:val="0029193A"/>
    <w:rsid w:val="002C4DFE"/>
    <w:rsid w:val="002E27FD"/>
    <w:rsid w:val="002E2937"/>
    <w:rsid w:val="002F1EB9"/>
    <w:rsid w:val="00305EB9"/>
    <w:rsid w:val="003126D0"/>
    <w:rsid w:val="00335AD5"/>
    <w:rsid w:val="00360F11"/>
    <w:rsid w:val="003779CB"/>
    <w:rsid w:val="003C472A"/>
    <w:rsid w:val="00420F9A"/>
    <w:rsid w:val="00424B52"/>
    <w:rsid w:val="00436D09"/>
    <w:rsid w:val="00445B0B"/>
    <w:rsid w:val="00455A1A"/>
    <w:rsid w:val="00455D91"/>
    <w:rsid w:val="00466E1B"/>
    <w:rsid w:val="004722A5"/>
    <w:rsid w:val="00487107"/>
    <w:rsid w:val="004A2A80"/>
    <w:rsid w:val="004A7E39"/>
    <w:rsid w:val="004B259F"/>
    <w:rsid w:val="004C372C"/>
    <w:rsid w:val="004D5091"/>
    <w:rsid w:val="004F376E"/>
    <w:rsid w:val="004F5839"/>
    <w:rsid w:val="00504956"/>
    <w:rsid w:val="00510F95"/>
    <w:rsid w:val="00521040"/>
    <w:rsid w:val="00530909"/>
    <w:rsid w:val="00540164"/>
    <w:rsid w:val="005421AD"/>
    <w:rsid w:val="00550D00"/>
    <w:rsid w:val="0055282F"/>
    <w:rsid w:val="00560035"/>
    <w:rsid w:val="00574224"/>
    <w:rsid w:val="0057497B"/>
    <w:rsid w:val="005856B2"/>
    <w:rsid w:val="00587573"/>
    <w:rsid w:val="005B12E3"/>
    <w:rsid w:val="005D0BC1"/>
    <w:rsid w:val="0060192B"/>
    <w:rsid w:val="00602B76"/>
    <w:rsid w:val="006112F4"/>
    <w:rsid w:val="00626377"/>
    <w:rsid w:val="0063324F"/>
    <w:rsid w:val="00656B3F"/>
    <w:rsid w:val="00671E81"/>
    <w:rsid w:val="00672EC6"/>
    <w:rsid w:val="00683C38"/>
    <w:rsid w:val="00691A2E"/>
    <w:rsid w:val="006B38EC"/>
    <w:rsid w:val="006C3C37"/>
    <w:rsid w:val="006D0954"/>
    <w:rsid w:val="006E0B54"/>
    <w:rsid w:val="006E2A99"/>
    <w:rsid w:val="006E34A9"/>
    <w:rsid w:val="006F3E68"/>
    <w:rsid w:val="00735CC9"/>
    <w:rsid w:val="00736234"/>
    <w:rsid w:val="007405AE"/>
    <w:rsid w:val="00747C48"/>
    <w:rsid w:val="00776936"/>
    <w:rsid w:val="007818D4"/>
    <w:rsid w:val="007846F6"/>
    <w:rsid w:val="007870EB"/>
    <w:rsid w:val="007A2D73"/>
    <w:rsid w:val="0080204B"/>
    <w:rsid w:val="00803A7F"/>
    <w:rsid w:val="00812161"/>
    <w:rsid w:val="00815060"/>
    <w:rsid w:val="00830A6C"/>
    <w:rsid w:val="008347BD"/>
    <w:rsid w:val="00842123"/>
    <w:rsid w:val="00893259"/>
    <w:rsid w:val="008A3E12"/>
    <w:rsid w:val="008C441F"/>
    <w:rsid w:val="008C60F6"/>
    <w:rsid w:val="008D06C0"/>
    <w:rsid w:val="008D2BF0"/>
    <w:rsid w:val="008D618D"/>
    <w:rsid w:val="008E510C"/>
    <w:rsid w:val="008F0C36"/>
    <w:rsid w:val="00905B97"/>
    <w:rsid w:val="00906C3A"/>
    <w:rsid w:val="00910EF2"/>
    <w:rsid w:val="00923071"/>
    <w:rsid w:val="00924B11"/>
    <w:rsid w:val="00951C3C"/>
    <w:rsid w:val="00962428"/>
    <w:rsid w:val="009674C6"/>
    <w:rsid w:val="00981ADB"/>
    <w:rsid w:val="009866A2"/>
    <w:rsid w:val="00993C33"/>
    <w:rsid w:val="009B47F3"/>
    <w:rsid w:val="009C6742"/>
    <w:rsid w:val="009D47DA"/>
    <w:rsid w:val="00A20A14"/>
    <w:rsid w:val="00A42E90"/>
    <w:rsid w:val="00A432E5"/>
    <w:rsid w:val="00A56C32"/>
    <w:rsid w:val="00A71467"/>
    <w:rsid w:val="00A8037D"/>
    <w:rsid w:val="00AC7DA4"/>
    <w:rsid w:val="00AF3184"/>
    <w:rsid w:val="00B14C65"/>
    <w:rsid w:val="00B279B3"/>
    <w:rsid w:val="00B43A0B"/>
    <w:rsid w:val="00B51CB3"/>
    <w:rsid w:val="00B64833"/>
    <w:rsid w:val="00B801AF"/>
    <w:rsid w:val="00B97354"/>
    <w:rsid w:val="00BA4D5B"/>
    <w:rsid w:val="00BE67FE"/>
    <w:rsid w:val="00BF538E"/>
    <w:rsid w:val="00C36396"/>
    <w:rsid w:val="00C40FC7"/>
    <w:rsid w:val="00C4295E"/>
    <w:rsid w:val="00C5674C"/>
    <w:rsid w:val="00C753FB"/>
    <w:rsid w:val="00C82AF3"/>
    <w:rsid w:val="00C93B83"/>
    <w:rsid w:val="00CB02A4"/>
    <w:rsid w:val="00CD5658"/>
    <w:rsid w:val="00CF3304"/>
    <w:rsid w:val="00D00C28"/>
    <w:rsid w:val="00D076AC"/>
    <w:rsid w:val="00D1519A"/>
    <w:rsid w:val="00D80E19"/>
    <w:rsid w:val="00DA26E4"/>
    <w:rsid w:val="00DA2EEA"/>
    <w:rsid w:val="00DD52D5"/>
    <w:rsid w:val="00E062EE"/>
    <w:rsid w:val="00E10AAF"/>
    <w:rsid w:val="00E13702"/>
    <w:rsid w:val="00E22B24"/>
    <w:rsid w:val="00E273AE"/>
    <w:rsid w:val="00E323A4"/>
    <w:rsid w:val="00E3557A"/>
    <w:rsid w:val="00E55D52"/>
    <w:rsid w:val="00E6003F"/>
    <w:rsid w:val="00E92F54"/>
    <w:rsid w:val="00EE2A97"/>
    <w:rsid w:val="00EF02BD"/>
    <w:rsid w:val="00F33EBB"/>
    <w:rsid w:val="00F61151"/>
    <w:rsid w:val="00F712B2"/>
    <w:rsid w:val="00F725D4"/>
    <w:rsid w:val="00F82EEE"/>
    <w:rsid w:val="00F843BF"/>
    <w:rsid w:val="00F95600"/>
    <w:rsid w:val="00FB305E"/>
    <w:rsid w:val="00FF4758"/>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CA5FD8"/>
  <w15:docId w15:val="{F27B9C36-6A6F-43AE-A27B-7A433A4658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0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53F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4212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0E1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753F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10E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10EF2"/>
    <w:rPr>
      <w:sz w:val="16"/>
      <w:szCs w:val="16"/>
    </w:rPr>
  </w:style>
  <w:style w:type="paragraph" w:styleId="CommentText">
    <w:name w:val="annotation text"/>
    <w:basedOn w:val="Normal"/>
    <w:link w:val="CommentTextChar"/>
    <w:uiPriority w:val="99"/>
    <w:semiHidden/>
    <w:unhideWhenUsed/>
    <w:rsid w:val="00910EF2"/>
    <w:pPr>
      <w:spacing w:line="240" w:lineRule="auto"/>
    </w:pPr>
    <w:rPr>
      <w:sz w:val="20"/>
      <w:szCs w:val="20"/>
    </w:rPr>
  </w:style>
  <w:style w:type="character" w:customStyle="1" w:styleId="CommentTextChar">
    <w:name w:val="Comment Text Char"/>
    <w:basedOn w:val="DefaultParagraphFont"/>
    <w:link w:val="CommentText"/>
    <w:uiPriority w:val="99"/>
    <w:semiHidden/>
    <w:rsid w:val="00910EF2"/>
    <w:rPr>
      <w:sz w:val="20"/>
      <w:szCs w:val="20"/>
    </w:rPr>
  </w:style>
  <w:style w:type="paragraph" w:styleId="BalloonText">
    <w:name w:val="Balloon Text"/>
    <w:basedOn w:val="Normal"/>
    <w:link w:val="BalloonTextChar"/>
    <w:uiPriority w:val="99"/>
    <w:semiHidden/>
    <w:unhideWhenUsed/>
    <w:rsid w:val="00910E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10EF2"/>
    <w:rPr>
      <w:rFonts w:ascii="Segoe UI" w:hAnsi="Segoe UI" w:cs="Segoe UI"/>
      <w:sz w:val="18"/>
      <w:szCs w:val="18"/>
    </w:rPr>
  </w:style>
  <w:style w:type="paragraph" w:styleId="ListParagraph">
    <w:name w:val="List Paragraph"/>
    <w:basedOn w:val="Normal"/>
    <w:uiPriority w:val="34"/>
    <w:qFormat/>
    <w:rsid w:val="00981ADB"/>
    <w:pPr>
      <w:ind w:left="720"/>
      <w:contextualSpacing/>
    </w:pPr>
  </w:style>
  <w:style w:type="paragraph" w:styleId="Caption">
    <w:name w:val="caption"/>
    <w:basedOn w:val="Normal"/>
    <w:next w:val="Normal"/>
    <w:uiPriority w:val="35"/>
    <w:unhideWhenUsed/>
    <w:qFormat/>
    <w:rsid w:val="00E323A4"/>
    <w:pPr>
      <w:spacing w:after="200" w:line="240" w:lineRule="auto"/>
    </w:pPr>
    <w:rPr>
      <w:i/>
      <w:iCs/>
      <w:color w:val="44546A" w:themeColor="text2"/>
      <w:sz w:val="18"/>
      <w:szCs w:val="18"/>
    </w:rPr>
  </w:style>
  <w:style w:type="paragraph" w:styleId="CommentSubject">
    <w:name w:val="annotation subject"/>
    <w:basedOn w:val="CommentText"/>
    <w:next w:val="CommentText"/>
    <w:link w:val="CommentSubjectChar"/>
    <w:uiPriority w:val="99"/>
    <w:semiHidden/>
    <w:unhideWhenUsed/>
    <w:rsid w:val="00924B11"/>
    <w:rPr>
      <w:b/>
      <w:bCs/>
    </w:rPr>
  </w:style>
  <w:style w:type="character" w:customStyle="1" w:styleId="CommentSubjectChar">
    <w:name w:val="Comment Subject Char"/>
    <w:basedOn w:val="CommentTextChar"/>
    <w:link w:val="CommentSubject"/>
    <w:uiPriority w:val="99"/>
    <w:semiHidden/>
    <w:rsid w:val="00924B11"/>
    <w:rPr>
      <w:b/>
      <w:bCs/>
      <w:sz w:val="20"/>
      <w:szCs w:val="20"/>
    </w:rPr>
  </w:style>
  <w:style w:type="paragraph" w:styleId="FootnoteText">
    <w:name w:val="footnote text"/>
    <w:basedOn w:val="Normal"/>
    <w:link w:val="FootnoteTextChar"/>
    <w:uiPriority w:val="99"/>
    <w:semiHidden/>
    <w:unhideWhenUsed/>
    <w:rsid w:val="008F0C3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F0C36"/>
    <w:rPr>
      <w:sz w:val="20"/>
      <w:szCs w:val="20"/>
    </w:rPr>
  </w:style>
  <w:style w:type="character" w:styleId="FootnoteReference">
    <w:name w:val="footnote reference"/>
    <w:basedOn w:val="DefaultParagraphFont"/>
    <w:uiPriority w:val="99"/>
    <w:semiHidden/>
    <w:unhideWhenUsed/>
    <w:rsid w:val="008F0C36"/>
    <w:rPr>
      <w:vertAlign w:val="superscript"/>
    </w:rPr>
  </w:style>
  <w:style w:type="paragraph" w:styleId="Revision">
    <w:name w:val="Revision"/>
    <w:hidden/>
    <w:uiPriority w:val="99"/>
    <w:semiHidden/>
    <w:rsid w:val="00E3557A"/>
    <w:pPr>
      <w:spacing w:after="0" w:line="240" w:lineRule="auto"/>
    </w:pPr>
  </w:style>
  <w:style w:type="character" w:customStyle="1" w:styleId="Heading3Char">
    <w:name w:val="Heading 3 Char"/>
    <w:basedOn w:val="DefaultParagraphFont"/>
    <w:link w:val="Heading3"/>
    <w:uiPriority w:val="9"/>
    <w:rsid w:val="00842123"/>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076D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76DDE"/>
  </w:style>
  <w:style w:type="paragraph" w:styleId="Footer">
    <w:name w:val="footer"/>
    <w:basedOn w:val="Normal"/>
    <w:link w:val="FooterChar"/>
    <w:uiPriority w:val="99"/>
    <w:unhideWhenUsed/>
    <w:rsid w:val="00076D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76DDE"/>
  </w:style>
  <w:style w:type="character" w:styleId="LineNumber">
    <w:name w:val="line number"/>
    <w:basedOn w:val="DefaultParagraphFont"/>
    <w:uiPriority w:val="99"/>
    <w:semiHidden/>
    <w:unhideWhenUsed/>
    <w:rsid w:val="00076DDE"/>
  </w:style>
  <w:style w:type="character" w:styleId="Hyperlink">
    <w:name w:val="Hyperlink"/>
    <w:basedOn w:val="DefaultParagraphFont"/>
    <w:uiPriority w:val="99"/>
    <w:unhideWhenUsed/>
    <w:rsid w:val="007405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9501023">
      <w:bodyDiv w:val="1"/>
      <w:marLeft w:val="0"/>
      <w:marRight w:val="0"/>
      <w:marTop w:val="0"/>
      <w:marBottom w:val="0"/>
      <w:divBdr>
        <w:top w:val="none" w:sz="0" w:space="0" w:color="auto"/>
        <w:left w:val="none" w:sz="0" w:space="0" w:color="auto"/>
        <w:bottom w:val="none" w:sz="0" w:space="0" w:color="auto"/>
        <w:right w:val="none" w:sz="0" w:space="0" w:color="auto"/>
      </w:divBdr>
    </w:div>
    <w:div w:id="812648086">
      <w:bodyDiv w:val="1"/>
      <w:marLeft w:val="0"/>
      <w:marRight w:val="0"/>
      <w:marTop w:val="0"/>
      <w:marBottom w:val="0"/>
      <w:divBdr>
        <w:top w:val="none" w:sz="0" w:space="0" w:color="auto"/>
        <w:left w:val="none" w:sz="0" w:space="0" w:color="auto"/>
        <w:bottom w:val="none" w:sz="0" w:space="0" w:color="auto"/>
        <w:right w:val="none" w:sz="0" w:space="0" w:color="auto"/>
      </w:divBdr>
    </w:div>
    <w:div w:id="1507593855">
      <w:bodyDiv w:val="1"/>
      <w:marLeft w:val="0"/>
      <w:marRight w:val="0"/>
      <w:marTop w:val="0"/>
      <w:marBottom w:val="0"/>
      <w:divBdr>
        <w:top w:val="none" w:sz="0" w:space="0" w:color="auto"/>
        <w:left w:val="none" w:sz="0" w:space="0" w:color="auto"/>
        <w:bottom w:val="none" w:sz="0" w:space="0" w:color="auto"/>
        <w:right w:val="none" w:sz="0" w:space="0" w:color="auto"/>
      </w:divBdr>
    </w:div>
    <w:div w:id="1594973984">
      <w:bodyDiv w:val="1"/>
      <w:marLeft w:val="0"/>
      <w:marRight w:val="0"/>
      <w:marTop w:val="0"/>
      <w:marBottom w:val="0"/>
      <w:divBdr>
        <w:top w:val="none" w:sz="0" w:space="0" w:color="auto"/>
        <w:left w:val="none" w:sz="0" w:space="0" w:color="auto"/>
        <w:bottom w:val="none" w:sz="0" w:space="0" w:color="auto"/>
        <w:right w:val="none" w:sz="0" w:space="0" w:color="auto"/>
      </w:divBdr>
    </w:div>
    <w:div w:id="2111658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osf.io/9g37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6EF070-FCAC-4740-811E-13125B008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1</Pages>
  <Words>12249</Words>
  <Characters>69824</Characters>
  <Application>Microsoft Office Word</Application>
  <DocSecurity>0</DocSecurity>
  <Lines>581</Lines>
  <Paragraphs>163</Paragraphs>
  <ScaleCrop>false</ScaleCrop>
  <HeadingPairs>
    <vt:vector size="2" baseType="variant">
      <vt:variant>
        <vt:lpstr>Title</vt:lpstr>
      </vt:variant>
      <vt:variant>
        <vt:i4>1</vt:i4>
      </vt:variant>
    </vt:vector>
  </HeadingPairs>
  <TitlesOfParts>
    <vt:vector size="1" baseType="lpstr">
      <vt:lpstr/>
    </vt:vector>
  </TitlesOfParts>
  <Company>University of Glasgow</Company>
  <LinksUpToDate>false</LinksUpToDate>
  <CharactersWithSpaces>81910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 Minton</dc:creator>
  <cp:lastModifiedBy>Jonathan Minton</cp:lastModifiedBy>
  <cp:revision>3</cp:revision>
  <dcterms:created xsi:type="dcterms:W3CDTF">2016-10-08T16:54:00Z</dcterms:created>
  <dcterms:modified xsi:type="dcterms:W3CDTF">2016-10-10T14:38:00Z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http://www.zotero.org/styles/journal-of-epidemiology-and-community-health</vt:lpwstr>
  </property>
  <property fmtid="{D5CDD505-2E9C-101B-9397-08002B2CF9AE}" pid="4" name="Mendeley Recent Style Id 0_1">
    <vt:lpwstr>http://www.zotero.org/styles/apa</vt:lpwstr>
  </property>
  <property fmtid="{D5CDD505-2E9C-101B-9397-08002B2CF9AE}" pid="5" name="Mendeley Recent Style Name 0_1">
    <vt:lpwstr>American Psychological Association 6th edition</vt:lpwstr>
  </property>
  <property fmtid="{D5CDD505-2E9C-101B-9397-08002B2CF9AE}" pid="6" name="Mendeley Recent Style Id 1_1">
    <vt:lpwstr>http://www.zotero.org/styles/american-sociological-association</vt:lpwstr>
  </property>
  <property fmtid="{D5CDD505-2E9C-101B-9397-08002B2CF9AE}" pid="7" name="Mendeley Recent Style Name 1_1">
    <vt:lpwstr>American Sociological Association</vt:lpwstr>
  </property>
  <property fmtid="{D5CDD505-2E9C-101B-9397-08002B2CF9AE}" pid="8" name="Mendeley Recent Style Id 2_1">
    <vt:lpwstr>http://www.zotero.org/styles/chicago-author-date</vt:lpwstr>
  </property>
  <property fmtid="{D5CDD505-2E9C-101B-9397-08002B2CF9AE}" pid="9" name="Mendeley Recent Style Name 2_1">
    <vt:lpwstr>Chicago Manual of Style 16th edition (author-date)</vt:lpwstr>
  </property>
  <property fmtid="{D5CDD505-2E9C-101B-9397-08002B2CF9AE}" pid="10" name="Mendeley Recent Style Id 3_1">
    <vt:lpwstr>http://www.zotero.org/styles/environment-and-planning-a</vt:lpwstr>
  </property>
  <property fmtid="{D5CDD505-2E9C-101B-9397-08002B2CF9AE}" pid="11" name="Mendeley Recent Style Name 3_1">
    <vt:lpwstr>Environment and Planning A</vt:lpwstr>
  </property>
  <property fmtid="{D5CDD505-2E9C-101B-9397-08002B2CF9AE}" pid="12" name="Mendeley Recent Style Id 4_1">
    <vt:lpwstr>http://www.zotero.org/styles/european-journal-of-epidemiology</vt:lpwstr>
  </property>
  <property fmtid="{D5CDD505-2E9C-101B-9397-08002B2CF9AE}" pid="13" name="Mendeley Recent Style Name 4_1">
    <vt:lpwstr>European Journal of Epidemiology</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http://www.zotero.org/styles/journal-of-epidemiology-and-community-health</vt:lpwstr>
  </property>
  <property fmtid="{D5CDD505-2E9C-101B-9397-08002B2CF9AE}" pid="17" name="Mendeley Recent Style Name 6_1">
    <vt:lpwstr>Journal of Epidemiology and Community Health</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http://www.zotero.org/styles/vancouver</vt:lpwstr>
  </property>
  <property fmtid="{D5CDD505-2E9C-101B-9397-08002B2CF9AE}" pid="23" name="Mendeley Recent Style Name 9_1">
    <vt:lpwstr>Vancouver</vt:lpwstr>
  </property>
  <property fmtid="{D5CDD505-2E9C-101B-9397-08002B2CF9AE}" pid="24" name="Mendeley Unique User Id_1">
    <vt:lpwstr>e8453a48-ceaf-3d0c-b380-7da2e09f5b65</vt:lpwstr>
  </property>
</Properties>
</file>