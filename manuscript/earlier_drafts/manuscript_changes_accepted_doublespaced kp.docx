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847A0D" w14:textId="77777777" w:rsidR="000B27ED" w:rsidRDefault="00D80E19" w:rsidP="00076DDE">
      <w:pPr>
        <w:pStyle w:val="Heading1"/>
        <w:spacing w:line="480" w:lineRule="auto"/>
      </w:pPr>
      <w:r>
        <w:t xml:space="preserve">Abstract </w:t>
      </w:r>
    </w:p>
    <w:p w14:paraId="544B3590" w14:textId="77777777" w:rsidR="00D80E19" w:rsidRDefault="00D80E19" w:rsidP="00076DDE">
      <w:pPr>
        <w:spacing w:line="480" w:lineRule="auto"/>
      </w:pPr>
    </w:p>
    <w:p w14:paraId="56DA7DB1" w14:textId="77777777" w:rsidR="00776936" w:rsidRPr="009D22C7" w:rsidRDefault="00776936" w:rsidP="00076DDE">
      <w:pPr>
        <w:spacing w:line="480" w:lineRule="auto"/>
        <w:rPr>
          <w:b/>
        </w:rPr>
      </w:pPr>
      <w:r w:rsidRPr="009D22C7">
        <w:rPr>
          <w:b/>
        </w:rPr>
        <w:t>Background</w:t>
      </w:r>
    </w:p>
    <w:p w14:paraId="1714D2F5" w14:textId="1EE8AD6F" w:rsidR="00776936" w:rsidRDefault="00776936" w:rsidP="00076DDE">
      <w:pPr>
        <w:spacing w:line="480" w:lineRule="auto"/>
      </w:pPr>
      <w:r>
        <w:t xml:space="preserve">All-cause age-specific mortality </w:t>
      </w:r>
      <w:ins w:id="0" w:author="Kate" w:date="2016-10-07T14:25:00Z">
        <w:r w:rsidR="00436D09">
          <w:t>has</w:t>
        </w:r>
      </w:ins>
      <w:del w:id="1" w:author="Kate" w:date="2016-10-07T14:25:00Z">
        <w:r w:rsidDel="00436D09">
          <w:delText>risks have</w:delText>
        </w:r>
      </w:del>
      <w:r>
        <w:t xml:space="preserve"> </w:t>
      </w:r>
      <w:r w:rsidR="00E6003F">
        <w:t>been falling</w:t>
      </w:r>
      <w:r w:rsidR="000B27ED">
        <w:t xml:space="preserve"> </w:t>
      </w:r>
      <w:r>
        <w:t>in England &amp; Wales for more than a century. The period 2008-2015 has seen both a global recession</w:t>
      </w:r>
      <w:del w:id="2" w:author="Kate" w:date="2016-10-07T14:25:00Z">
        <w:r w:rsidDel="00436D09">
          <w:delText>,</w:delText>
        </w:r>
      </w:del>
      <w:r>
        <w:t xml:space="preserve"> and an ‘austerity’ agenda of reduced investment in public services. </w:t>
      </w:r>
      <w:r w:rsidR="00E273AE">
        <w:t>Death rates amongst the elderly have increased in this period, reversing the long-term trends.</w:t>
      </w:r>
    </w:p>
    <w:p w14:paraId="14EDCAD0" w14:textId="77777777" w:rsidR="00776936" w:rsidRPr="009D22C7" w:rsidRDefault="00776936" w:rsidP="00076DDE">
      <w:pPr>
        <w:spacing w:line="480" w:lineRule="auto"/>
        <w:rPr>
          <w:b/>
        </w:rPr>
      </w:pPr>
      <w:r w:rsidRPr="009D22C7">
        <w:rPr>
          <w:b/>
        </w:rPr>
        <w:t>Aim</w:t>
      </w:r>
    </w:p>
    <w:p w14:paraId="018A3DD2" w14:textId="07BF7BB3" w:rsidR="00776936" w:rsidRDefault="00E273AE" w:rsidP="00076DDE">
      <w:pPr>
        <w:spacing w:line="480" w:lineRule="auto"/>
      </w:pPr>
      <w:r>
        <w:t xml:space="preserve">To quantify the level of ‘excess deaths’ over the period 2010-2015 in England &amp; Wales by comparing actual age-specific death rates in each year against modelled estimates if previous mortality </w:t>
      </w:r>
      <w:del w:id="3" w:author="Kate" w:date="2016-10-07T14:26:00Z">
        <w:r w:rsidDel="00436D09">
          <w:delText xml:space="preserve">risk </w:delText>
        </w:r>
      </w:del>
      <w:r>
        <w:t xml:space="preserve">improvements had continued. </w:t>
      </w:r>
    </w:p>
    <w:p w14:paraId="2F7253DE" w14:textId="77777777" w:rsidR="00776936" w:rsidRPr="009D22C7" w:rsidRDefault="00776936" w:rsidP="00076DDE">
      <w:pPr>
        <w:spacing w:line="480" w:lineRule="auto"/>
        <w:rPr>
          <w:b/>
        </w:rPr>
      </w:pPr>
      <w:r w:rsidRPr="009D22C7">
        <w:rPr>
          <w:b/>
        </w:rPr>
        <w:t xml:space="preserve">Methods </w:t>
      </w:r>
    </w:p>
    <w:p w14:paraId="5008366D" w14:textId="16E20D87" w:rsidR="00776936" w:rsidRDefault="00776936" w:rsidP="00076DDE">
      <w:pPr>
        <w:spacing w:line="480" w:lineRule="auto"/>
      </w:pPr>
      <w:r>
        <w:t xml:space="preserve">Office for National Statistics data on population counts and death counts at each age in single years were used to construct </w:t>
      </w:r>
      <w:r w:rsidR="000B27ED">
        <w:t>projections</w:t>
      </w:r>
      <w:r>
        <w:t xml:space="preserve"> of mortality risk </w:t>
      </w:r>
      <w:del w:id="4" w:author="Kate" w:date="2016-10-07T14:26:00Z">
        <w:r w:rsidDel="00436D09">
          <w:delText xml:space="preserve">against </w:delText>
        </w:r>
      </w:del>
      <w:ins w:id="5" w:author="Kate" w:date="2016-10-07T14:26:00Z">
        <w:r w:rsidR="00436D09">
          <w:t xml:space="preserve">per </w:t>
        </w:r>
      </w:ins>
      <w:r>
        <w:t xml:space="preserve">year </w:t>
      </w:r>
      <w:r w:rsidR="000B27ED">
        <w:t>based on the trend</w:t>
      </w:r>
      <w:r>
        <w:t xml:space="preserve"> from 1990 to 2010. </w:t>
      </w:r>
      <w:r w:rsidR="00014B1F">
        <w:t xml:space="preserve">Actual mortality risks were compared with estimated risks over 2011-2015 to produce estimates of ‘excess deaths’ in each year by ages 50, 70 and 89 years. </w:t>
      </w:r>
    </w:p>
    <w:p w14:paraId="661CE393" w14:textId="77777777" w:rsidR="00776936" w:rsidRPr="009D22C7" w:rsidRDefault="00776936" w:rsidP="00076DDE">
      <w:pPr>
        <w:spacing w:line="480" w:lineRule="auto"/>
        <w:rPr>
          <w:b/>
        </w:rPr>
      </w:pPr>
      <w:r w:rsidRPr="009D22C7">
        <w:rPr>
          <w:b/>
        </w:rPr>
        <w:t xml:space="preserve">Results </w:t>
      </w:r>
    </w:p>
    <w:p w14:paraId="7D537D2D" w14:textId="14BC6B94" w:rsidR="00776936" w:rsidRDefault="00223EF3" w:rsidP="00076DDE">
      <w:pPr>
        <w:spacing w:line="480" w:lineRule="auto"/>
      </w:pPr>
      <w:r>
        <w:t xml:space="preserve">Between 2010 and 2015 </w:t>
      </w:r>
      <w:del w:id="6" w:author="Kate" w:date="2016-10-07T14:26:00Z">
        <w:r w:rsidDel="00436D09">
          <w:delText xml:space="preserve">a </w:delText>
        </w:r>
      </w:del>
      <w:r>
        <w:t>there were</w:t>
      </w:r>
      <w:r w:rsidR="00830A6C">
        <w:t xml:space="preserve"> almost 32,000 more deaths up to the age of 89 years than would have been expected from </w:t>
      </w:r>
      <w:r>
        <w:t>prior trends</w:t>
      </w:r>
      <w:r w:rsidR="00830A6C">
        <w:t xml:space="preserve">. </w:t>
      </w:r>
      <w:r>
        <w:t>E</w:t>
      </w:r>
      <w:r w:rsidR="00830A6C">
        <w:t>xcess elderly deaths</w:t>
      </w:r>
      <w:r>
        <w:t xml:space="preserve"> (</w:t>
      </w:r>
      <w:r w:rsidR="00420F9A">
        <w:t>up to age 89 years</w:t>
      </w:r>
      <w:r>
        <w:t>)</w:t>
      </w:r>
      <w:r w:rsidR="00830A6C">
        <w:t xml:space="preserve"> increased sharply after 2011, with 42,018 more deaths than expected occurring between 2012 and 2015. </w:t>
      </w:r>
    </w:p>
    <w:p w14:paraId="06F63471" w14:textId="77777777" w:rsidR="00776936" w:rsidRPr="009D22C7" w:rsidRDefault="00776936" w:rsidP="00076DDE">
      <w:pPr>
        <w:spacing w:line="480" w:lineRule="auto"/>
        <w:rPr>
          <w:b/>
        </w:rPr>
      </w:pPr>
      <w:r w:rsidRPr="009D22C7">
        <w:rPr>
          <w:b/>
        </w:rPr>
        <w:t xml:space="preserve">Discussion </w:t>
      </w:r>
    </w:p>
    <w:p w14:paraId="2E4687BA" w14:textId="1B77C56B" w:rsidR="00776936" w:rsidRDefault="00776936" w:rsidP="00076DDE">
      <w:pPr>
        <w:spacing w:line="480" w:lineRule="auto"/>
      </w:pPr>
      <w:r>
        <w:lastRenderedPageBreak/>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r w:rsidR="00E6003F">
        <w:t xml:space="preserve">more </w:t>
      </w:r>
      <w:r>
        <w:t xml:space="preserve">men would have been alive </w:t>
      </w:r>
      <w:r w:rsidR="00E273AE">
        <w:t xml:space="preserve">at older ages </w:t>
      </w:r>
      <w:r>
        <w:t>by 2015. The actual rise in mortality was greater for older women.</w:t>
      </w:r>
    </w:p>
    <w:p w14:paraId="6452C46E"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p>
    <w:p w14:paraId="5646981C"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076DDE">
      <w:pPr>
        <w:pStyle w:val="Heading1"/>
        <w:spacing w:line="480" w:lineRule="auto"/>
      </w:pPr>
      <w:r>
        <w:lastRenderedPageBreak/>
        <w:t>Introduction</w:t>
      </w:r>
    </w:p>
    <w:p w14:paraId="3E6F18F3" w14:textId="77777777" w:rsidR="00C753FB" w:rsidRDefault="00B801AF" w:rsidP="00076DDE">
      <w:pPr>
        <w:pStyle w:val="Heading2"/>
        <w:spacing w:line="480" w:lineRule="auto"/>
      </w:pPr>
      <w:r>
        <w:t xml:space="preserve">Austerity and elderly mortality </w:t>
      </w:r>
    </w:p>
    <w:p w14:paraId="471CEB55" w14:textId="5E413ACF" w:rsidR="006112F4" w:rsidRDefault="00E3557A" w:rsidP="00076DDE">
      <w:pPr>
        <w:spacing w:line="480" w:lineRule="auto"/>
      </w:pPr>
      <w:r>
        <w:t xml:space="preserve">Recently, there has been growing evidence of </w:t>
      </w:r>
      <w:r w:rsidR="001862B7">
        <w:t>the possible effects of austerity on elderly mortality</w:t>
      </w:r>
      <w:r w:rsidR="00CD5658">
        <w:t xml:space="preserve"> within the UK</w:t>
      </w:r>
      <w:r w:rsidR="001862B7">
        <w:t xml:space="preserve">. </w:t>
      </w:r>
      <w:r>
        <w:t>One study</w:t>
      </w:r>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w:t>
      </w:r>
      <w:r w:rsidR="00014B1F">
        <w:t>deaths in very old populations</w:t>
      </w:r>
      <w:r w:rsidR="004C372C">
        <w:t xml:space="preserve">, with similar but weaker rises in persons aged 75 to 84 years. </w:t>
      </w:r>
      <w:r w:rsidR="004C372C">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"[1]", "plainTextFormattedCitation" : "[1]", "previouslyFormattedCitation" : "[1]" }, "properties" : { "noteIndex" : 0 }, "schema" : "https://github.com/citation-style-language/schema/raw/master/csl-citation.json" }</w:instrText>
      </w:r>
      <w:r w:rsidR="004C372C">
        <w:fldChar w:fldCharType="separate"/>
      </w:r>
      <w:r w:rsidR="00014B1F" w:rsidRPr="00014B1F">
        <w:rPr>
          <w:noProof/>
        </w:rPr>
        <w:t>[1]</w:t>
      </w:r>
      <w:r w:rsidR="004C372C">
        <w:fldChar w:fldCharType="end"/>
      </w:r>
      <w:r w:rsidR="004C372C">
        <w:t xml:space="preserve"> Th</w:t>
      </w:r>
      <w:r>
        <w:t>e</w:t>
      </w:r>
      <w:r w:rsidR="004C372C">
        <w:t xml:space="preserve"> focus on elderly mortality was prompted by a 2014 </w:t>
      </w:r>
      <w:r w:rsidR="004C372C" w:rsidRPr="0080204B">
        <w:rPr>
          <w:i/>
        </w:rPr>
        <w:t>New Statesman</w:t>
      </w:r>
      <w:r w:rsidR="004C372C">
        <w:t xml:space="preserve"> </w:t>
      </w:r>
      <w:r w:rsidR="00E6003F">
        <w:t xml:space="preserve">article </w:t>
      </w:r>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r w:rsidR="00E6003F">
        <w:t>mortality</w:t>
      </w:r>
      <w:r w:rsidR="00F725D4">
        <w:t xml:space="preserve"> </w:t>
      </w:r>
      <w:r w:rsidR="0080204B">
        <w:t xml:space="preserve">in both 2012 and 2013. </w:t>
      </w:r>
      <w:r w:rsidR="0080204B">
        <w:fldChar w:fldCharType="begin" w:fldLock="1"/>
      </w:r>
      <w:r w:rsidR="00014B1F">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"[2]", "plainTextFormattedCitation" : "[2]", "previouslyFormattedCitation" : "[2]" }, "properties" : { "noteIndex" : 0 }, "schema" : "https://github.com/citation-style-language/schema/raw/master/csl-citation.json" }</w:instrText>
      </w:r>
      <w:r w:rsidR="0080204B">
        <w:fldChar w:fldCharType="separate"/>
      </w:r>
      <w:r w:rsidR="00014B1F" w:rsidRPr="00014B1F">
        <w:rPr>
          <w:noProof/>
        </w:rPr>
        <w:t>[2]</w:t>
      </w:r>
      <w:r w:rsidR="0080204B">
        <w:fldChar w:fldCharType="end"/>
      </w:r>
      <w:r w:rsidR="0080204B">
        <w:t xml:space="preserve"> </w:t>
      </w:r>
    </w:p>
    <w:p w14:paraId="3B7CF98A" w14:textId="24FD1A6A" w:rsidR="009C6742" w:rsidRDefault="00E6003F" w:rsidP="00076DDE">
      <w:pPr>
        <w:spacing w:line="480" w:lineRule="auto"/>
      </w:pPr>
      <w:r>
        <w:t>A 2015</w:t>
      </w:r>
      <w:r w:rsidR="0080204B">
        <w:t xml:space="preserve"> Public Health England report considered three possible explanations for the tre</w:t>
      </w:r>
      <w:r>
        <w:t>nds</w:t>
      </w:r>
      <w:r w:rsidR="0080204B">
        <w:t>: influenza, cold weather, and statistical artefact.</w:t>
      </w:r>
      <w:r w:rsidR="00F95600">
        <w:t xml:space="preserve"> </w:t>
      </w:r>
      <w:r w:rsidR="00F95600">
        <w:fldChar w:fldCharType="begin" w:fldLock="1"/>
      </w:r>
      <w:r w:rsidR="00014B1F">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"[3]", "plainTextFormattedCitation" : "[3]", "previouslyFormattedCitation" : "[3]" }, "properties" : { "noteIndex" : 0 }, "schema" : "https://github.com/citation-style-language/schema/raw/master/csl-citation.json" }</w:instrText>
      </w:r>
      <w:r w:rsidR="00F95600">
        <w:fldChar w:fldCharType="separate"/>
      </w:r>
      <w:r w:rsidR="00014B1F" w:rsidRPr="00014B1F">
        <w:rPr>
          <w:noProof/>
        </w:rPr>
        <w:t>[3]</w:t>
      </w:r>
      <w:r w:rsidR="00F95600">
        <w:fldChar w:fldCharType="end"/>
      </w:r>
      <w:r w:rsidR="0080204B">
        <w:t xml:space="preserve"> </w:t>
      </w:r>
      <w:r w:rsidR="00F95600">
        <w:t xml:space="preserve">If either influenza or cold weather were the main causes of these rises then the following </w:t>
      </w:r>
      <w:r>
        <w:t>would</w:t>
      </w:r>
      <w:r w:rsidR="00F95600">
        <w:t xml:space="preserve"> be expected: firstly, </w:t>
      </w:r>
      <w:del w:id="7" w:author="Kate" w:date="2016-10-07T14:28:00Z">
        <w:r w:rsidR="00F95600" w:rsidDel="00436D09">
          <w:delText xml:space="preserve">that </w:delText>
        </w:r>
      </w:del>
      <w:r w:rsidR="00F95600">
        <w:t xml:space="preserve">the mortality rate rises would be spatially patterned, and secondly </w:t>
      </w:r>
      <w:del w:id="8" w:author="Kate" w:date="2016-10-07T14:28:00Z">
        <w:r w:rsidR="00F95600" w:rsidDel="00436D09">
          <w:delText xml:space="preserve">that </w:delText>
        </w:r>
      </w:del>
      <w:r w:rsidR="00F95600">
        <w:t xml:space="preserve">the rises would be a ‘blip’ associated with </w:t>
      </w:r>
      <w:r>
        <w:t>particular</w:t>
      </w:r>
      <w:r w:rsidR="00F95600">
        <w:t xml:space="preserve"> year</w:t>
      </w:r>
      <w:r>
        <w:t>s</w:t>
      </w:r>
      <w:r w:rsidR="00F95600">
        <w:t xml:space="preserve"> rather than </w:t>
      </w:r>
      <w:r>
        <w:t>a trend</w:t>
      </w:r>
      <w:r w:rsidR="00F95600">
        <w:t xml:space="preserve">. </w:t>
      </w:r>
      <w:r w:rsidR="009B47F3">
        <w:t>Preliminary analysis has found no e</w:t>
      </w:r>
      <w:r w:rsidR="00091E17">
        <w:t>vidence of spatial patterning</w:t>
      </w:r>
      <w:r w:rsidR="00A20A14">
        <w:t>.</w:t>
      </w:r>
      <w:r w:rsidR="00091E17">
        <w:t xml:space="preserve"> </w:t>
      </w:r>
      <w:r w:rsidR="00A20A1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A20A14">
        <w:fldChar w:fldCharType="separate"/>
      </w:r>
      <w:r w:rsidR="00014B1F" w:rsidRPr="00014B1F">
        <w:rPr>
          <w:noProof/>
        </w:rPr>
        <w:t>[1,4]</w:t>
      </w:r>
      <w:r w:rsidR="00A20A14">
        <w:fldChar w:fldCharType="end"/>
      </w:r>
      <w:r w:rsidR="00A20A14">
        <w:t xml:space="preserve"> Artefactual explanations could relate to aggregation biases caused by inadequately controlling for changes in age-composition within an age group</w:t>
      </w:r>
      <w:ins w:id="9" w:author="Kate" w:date="2016-10-07T14:29:00Z">
        <w:r w:rsidR="00436D09">
          <w:t>,</w:t>
        </w:r>
      </w:ins>
      <w:r w:rsidR="00CD5658">
        <w:t xml:space="preserve"> such as those witnessed in a recent high profile </w:t>
      </w:r>
      <w:r w:rsidR="00EF02BD">
        <w:t>paper describing</w:t>
      </w:r>
      <w:r w:rsidR="00CD5658">
        <w:t xml:space="preserve"> rising middle aged mortality rates in the US</w:t>
      </w:r>
      <w:r w:rsidR="006112F4">
        <w:t xml:space="preserve">. </w:t>
      </w:r>
      <w:r w:rsidR="006112F4">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6112F4">
        <w:fldChar w:fldCharType="separate"/>
      </w:r>
      <w:r w:rsidR="00014B1F" w:rsidRPr="00014B1F">
        <w:rPr>
          <w:noProof/>
        </w:rPr>
        <w:t>[5]</w:t>
      </w:r>
      <w:r w:rsidR="006112F4">
        <w:fldChar w:fldCharType="end"/>
      </w:r>
      <w:r w:rsidR="00A20A14">
        <w:t xml:space="preserve"> </w:t>
      </w:r>
      <w:r w:rsidR="006112F4">
        <w:t xml:space="preserve">However, this </w:t>
      </w:r>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t>
      </w:r>
      <w:del w:id="10" w:author="Kate" w:date="2016-10-07T14:29:00Z">
        <w:r w:rsidR="006112F4" w:rsidDel="00436D09">
          <w:delText xml:space="preserve">which </w:delText>
        </w:r>
      </w:del>
      <w:ins w:id="11" w:author="Kate" w:date="2016-10-07T14:29:00Z">
        <w:r w:rsidR="00436D09">
          <w:t xml:space="preserve">as </w:t>
        </w:r>
      </w:ins>
      <w:r w:rsidR="006112F4">
        <w:t xml:space="preserve">have </w:t>
      </w:r>
      <w:r w:rsidR="009B47F3">
        <w:t xml:space="preserve">recently </w:t>
      </w:r>
      <w:r w:rsidR="006112F4">
        <w:t xml:space="preserve">been identified in English population records. </w:t>
      </w:r>
      <w:r w:rsidR="006112F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6112F4">
        <w:fldChar w:fldCharType="separate"/>
      </w:r>
      <w:r w:rsidR="00014B1F" w:rsidRPr="00014B1F">
        <w:rPr>
          <w:noProof/>
        </w:rPr>
        <w:t>[1,4]</w:t>
      </w:r>
      <w:r w:rsidR="006112F4">
        <w:fldChar w:fldCharType="end"/>
      </w:r>
      <w:r w:rsidR="006112F4">
        <w:t xml:space="preserve"> </w:t>
      </w:r>
      <w:r w:rsidR="009C6742">
        <w:t xml:space="preserve">The scope for such biases also reduce as more age-disaggregated data are used. </w:t>
      </w:r>
      <w:r w:rsidR="009C6742">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9C6742">
        <w:fldChar w:fldCharType="separate"/>
      </w:r>
      <w:r w:rsidR="00014B1F" w:rsidRPr="00014B1F">
        <w:rPr>
          <w:noProof/>
        </w:rPr>
        <w:t>[5]</w:t>
      </w:r>
      <w:r w:rsidR="009C6742">
        <w:fldChar w:fldCharType="end"/>
      </w:r>
      <w:r w:rsidR="00CD5658">
        <w:t xml:space="preserve"> Similar patterns of rising mortality rates were observed in the most recent mid-year estimates [14], and the consistency of these patterns point towards austerity as opposed the other findings.</w:t>
      </w:r>
    </w:p>
    <w:p w14:paraId="30A96AC5" w14:textId="22356AE0" w:rsidR="00D80E19" w:rsidRDefault="00B801AF" w:rsidP="00076DDE">
      <w:pPr>
        <w:pStyle w:val="Heading2"/>
        <w:spacing w:line="480" w:lineRule="auto"/>
      </w:pPr>
      <w:r>
        <w:lastRenderedPageBreak/>
        <w:t>Slower improvements are still falls against expectations</w:t>
      </w:r>
      <w:r w:rsidR="00E273AE">
        <w:t>: changing ‘fundamentals’?</w:t>
      </w:r>
    </w:p>
    <w:p w14:paraId="4AECC1D0" w14:textId="6B16FBCF" w:rsidR="00014B1F" w:rsidRDefault="00B801AF" w:rsidP="00076DDE">
      <w:pPr>
        <w:spacing w:line="480" w:lineRule="auto"/>
      </w:pPr>
      <w:r>
        <w:t xml:space="preserve">The fact that death rates in some elderly age groups have risen in recent years should be of great concern </w:t>
      </w:r>
      <w:r w:rsidR="00E6003F">
        <w:t xml:space="preserve">as </w:t>
      </w:r>
      <w:r>
        <w:t>the tendency and expectation for many decades has been for the risk of death at most ages</w:t>
      </w:r>
      <w:r w:rsidR="00360F11">
        <w:t>, especially older ages,</w:t>
      </w:r>
      <w:r>
        <w:t xml:space="preserve"> to decline.</w:t>
      </w:r>
      <w:r w:rsidR="003C472A">
        <w:t xml:space="preserve"> Reasons </w:t>
      </w:r>
      <w:r w:rsidR="002F1EB9">
        <w:t xml:space="preserve">for the previous declines </w:t>
      </w:r>
      <w:r w:rsidR="003C472A">
        <w:t>are multifactorial and include both specific medical innovations</w:t>
      </w:r>
      <w:del w:id="12" w:author="Kate" w:date="2016-10-07T14:30:00Z">
        <w:r w:rsidR="003C472A" w:rsidDel="00436D09">
          <w:delText>,</w:delText>
        </w:r>
      </w:del>
      <w:r w:rsidR="003C472A">
        <w:t xml:space="preserve"> and broader improvements in living conditions</w:t>
      </w:r>
      <w:ins w:id="13" w:author="Kate" w:date="2016-10-07T14:30:00Z">
        <w:r w:rsidR="00436D09">
          <w:t>,</w:t>
        </w:r>
      </w:ins>
      <w:r w:rsidR="003C472A">
        <w:t xml:space="preserve"> such as improved housing and sanitation</w:t>
      </w:r>
      <w:r w:rsidR="004722A5">
        <w:t xml:space="preserve">. </w:t>
      </w:r>
      <w:r w:rsidR="00683C38">
        <w:fldChar w:fldCharType="begin" w:fldLock="1"/>
      </w:r>
      <w:r w:rsidR="00014B1F">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"mendeley" : { "formattedCitation" : "[6]", "plainTextFormattedCitation" : "[6]", "previouslyFormattedCitation" : "[6]" }, "properties" : { "noteIndex" : 0 }, "schema" : "https://github.com/citation-style-language/schema/raw/master/csl-citation.json" }</w:instrText>
      </w:r>
      <w:r w:rsidR="00683C38">
        <w:fldChar w:fldCharType="separate"/>
      </w:r>
      <w:r w:rsidR="00014B1F" w:rsidRPr="00014B1F">
        <w:rPr>
          <w:noProof/>
        </w:rPr>
        <w:t>[6]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r w:rsidR="00E6003F">
        <w:t>ould</w:t>
      </w:r>
      <w:r w:rsidR="00B279B3">
        <w:t xml:space="preserve"> alter these long-term dynamics</w:t>
      </w:r>
      <w:r w:rsidR="00360F11">
        <w:fldChar w:fldCharType="begin" w:fldLock="1"/>
      </w:r>
      <w:r w:rsidR="00014B1F">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"[7]", "plainTextFormattedCitation" : "[7]", "previouslyFormattedCitation" : "[7]" }, "properties" : { "noteIndex" : 0 }, "schema" : "https://github.com/citation-style-language/schema/raw/master/csl-citation.json" }</w:instrText>
      </w:r>
      <w:r w:rsidR="00360F11">
        <w:fldChar w:fldCharType="separate"/>
      </w:r>
      <w:r w:rsidR="00014B1F" w:rsidRPr="00014B1F">
        <w:rPr>
          <w:noProof/>
        </w:rPr>
        <w:t>[7]</w:t>
      </w:r>
      <w:r w:rsidR="00360F11">
        <w:fldChar w:fldCharType="end"/>
      </w:r>
      <w:r w:rsidR="00B279B3">
        <w:t xml:space="preserve">. </w:t>
      </w:r>
    </w:p>
    <w:p w14:paraId="6E71C288" w14:textId="34AEE92B" w:rsidR="00B801AF" w:rsidRDefault="00014B1F" w:rsidP="00076DDE">
      <w:pPr>
        <w:spacing w:line="480" w:lineRule="auto"/>
      </w:pPr>
      <w:r>
        <w:t xml:space="preserve">Wealth, and economic change more generally, affects health, and </w:t>
      </w:r>
      <w:r w:rsidR="00B279B3">
        <w:t xml:space="preserve">Figure 1 shows </w:t>
      </w:r>
      <w:r>
        <w:t>that the economic fundamentals changed</w:t>
      </w:r>
      <w:ins w:id="14" w:author="Kate" w:date="2016-10-07T14:30:00Z">
        <w:r w:rsidR="00436D09">
          <w:t xml:space="preserve"> rapidly</w:t>
        </w:r>
      </w:ins>
      <w:r>
        <w:t xml:space="preserve"> in England &amp; Wales</w:t>
      </w:r>
      <w:del w:id="15" w:author="Kate" w:date="2016-10-07T14:30:00Z">
        <w:r w:rsidDel="00436D09">
          <w:delText xml:space="preserve"> rapidly</w:delText>
        </w:r>
      </w:del>
      <w:r>
        <w:t xml:space="preserve">, </w:t>
      </w:r>
      <w:del w:id="16" w:author="Kate" w:date="2016-10-07T14:30:00Z">
        <w:r w:rsidDel="00436D09">
          <w:delText xml:space="preserve">and </w:delText>
        </w:r>
      </w:del>
      <w:r>
        <w:t>perhaps irreversibly, after 2008. The figures s</w:t>
      </w:r>
      <w:r w:rsidR="00B279B3">
        <w:t xml:space="preserve">how per capita GDP </w:t>
      </w:r>
      <w:r w:rsidR="00815060">
        <w:t xml:space="preserve">(not inflation adjusted) </w:t>
      </w:r>
      <w:r w:rsidR="00E6003F">
        <w:t>increased between</w:t>
      </w:r>
      <w:r w:rsidR="00815060">
        <w:t xml:space="preserve"> 1950</w:t>
      </w:r>
      <w:r w:rsidR="00E6003F">
        <w:t xml:space="preserve"> and 2008</w:t>
      </w:r>
      <w:r w:rsidR="00815060">
        <w:t xml:space="preserve"> in England &amp; Wales, using</w:t>
      </w:r>
      <w:r w:rsidR="00E6003F">
        <w:t xml:space="preserve"> </w:t>
      </w:r>
      <w:r w:rsidR="00815060">
        <w:t>annual</w:t>
      </w:r>
      <w:r w:rsidR="00E6003F">
        <w:t xml:space="preserve"> </w:t>
      </w:r>
      <w:r w:rsidR="00815060">
        <w:t xml:space="preserve">estimates from </w:t>
      </w:r>
      <w:r w:rsidR="00E273AE">
        <w:t>the Office for National Statistics (</w:t>
      </w:r>
      <w:r w:rsidR="00815060" w:rsidRPr="004D5091">
        <w:rPr>
          <w:highlight w:val="yellow"/>
        </w:rPr>
        <w:t>ONS</w:t>
      </w:r>
      <w:r w:rsidR="00E273AE">
        <w:t>)</w:t>
      </w:r>
      <w:r w:rsidR="00E6003F">
        <w:t>.</w:t>
      </w:r>
      <w:r w:rsidR="00815060">
        <w:t xml:space="preserve"> </w:t>
      </w:r>
      <w:r w:rsidR="004D5091">
        <w:fldChar w:fldCharType="begin" w:fldLock="1"/>
      </w:r>
      <w:r>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"[8]", "plainTextFormattedCitation" : "[8]", "previouslyFormattedCitation" : "[8]" }, "properties" : { "noteIndex" : 0 }, "schema" : "https://github.com/citation-style-language/schema/raw/master/csl-citation.json" }</w:instrText>
      </w:r>
      <w:r w:rsidR="004D5091">
        <w:fldChar w:fldCharType="separate"/>
      </w:r>
      <w:r w:rsidRPr="00014B1F">
        <w:rPr>
          <w:noProof/>
        </w:rPr>
        <w:t>[8]</w:t>
      </w:r>
      <w:r w:rsidR="004D5091">
        <w:fldChar w:fldCharType="end"/>
      </w:r>
      <w:r w:rsidR="004D5091">
        <w:t xml:space="preserve"> </w:t>
      </w:r>
      <w:r w:rsidR="00815060">
        <w:t>The line shows the</w:t>
      </w:r>
      <w:r w:rsidR="00EF02BD">
        <w:t xml:space="preserve"> time</w:t>
      </w:r>
      <w:r w:rsidR="00815060">
        <w:t xml:space="preserve"> trend to 2008 inclusive, which is then extrapolated to 2015. </w:t>
      </w:r>
      <w:r w:rsidR="00E6003F">
        <w:t>Between</w:t>
      </w:r>
      <w:r w:rsidR="00B64833">
        <w:t xml:space="preserve"> 1950</w:t>
      </w:r>
      <w:r w:rsidR="00487107">
        <w:t xml:space="preserve"> and </w:t>
      </w:r>
      <w:r w:rsidR="00B64833">
        <w:t>2008</w:t>
      </w:r>
      <w:r w:rsidR="00E6003F">
        <w:t>,</w:t>
      </w:r>
      <w:r w:rsidR="00B64833">
        <w:t xml:space="preserve"> the statistical fit of this trend line</w:t>
      </w:r>
      <w:ins w:id="17" w:author="Kate" w:date="2016-10-07T14:31:00Z">
        <w:r w:rsidR="00436D09">
          <w:t xml:space="preserve"> to actual GDP per capita</w:t>
        </w:r>
      </w:ins>
      <w:r w:rsidR="00B64833">
        <w:t xml:space="preserve"> is extremely high (R</w:t>
      </w:r>
      <w:r w:rsidR="00B64833" w:rsidRPr="00B64833">
        <w:rPr>
          <w:vertAlign w:val="superscript"/>
        </w:rPr>
        <w:t>2</w:t>
      </w:r>
      <w:r w:rsidR="00B64833">
        <w:t xml:space="preserve"> </w:t>
      </w:r>
      <w:r w:rsidR="002F1EB9">
        <w:t>=</w:t>
      </w:r>
      <w:r w:rsidR="00B64833">
        <w:t xml:space="preserve"> 0.98) but after 2008 the shaded region, showing the difference between actual and projected per capita GDP, has grown ever larger. In 200</w:t>
      </w:r>
      <w:r w:rsidR="007818D4">
        <w:t>9</w:t>
      </w:r>
      <w:r w:rsidR="00B64833">
        <w:t xml:space="preserve"> the gap amounted to £6,800 per person; by 2015 it had grown to more than £13,400 per person. </w:t>
      </w:r>
      <w:r w:rsidR="007818D4">
        <w:t>Before 2008, all previous recessions had been followed by one or more years of catch-up</w:t>
      </w:r>
      <w:r w:rsidR="00E6003F">
        <w:t xml:space="preserve"> </w:t>
      </w:r>
      <w:r w:rsidR="007818D4">
        <w:t>growth in per capita GDP. Nothing similar occurred after 2008</w:t>
      </w:r>
      <w:del w:id="18" w:author="Kate" w:date="2016-10-07T14:31:00Z">
        <w:r w:rsidR="007818D4" w:rsidDel="00436D09">
          <w:delText>,</w:delText>
        </w:r>
      </w:del>
      <w:ins w:id="19" w:author="Kate" w:date="2016-10-07T14:31:00Z">
        <w:r w:rsidR="00436D09">
          <w:t>;</w:t>
        </w:r>
      </w:ins>
      <w:r w:rsidR="002424F4">
        <w:t xml:space="preserve"> instead per capita GDP in 2015 has barely recovered to </w:t>
      </w:r>
      <w:r>
        <w:t xml:space="preserve">earlier </w:t>
      </w:r>
      <w:r w:rsidR="002424F4">
        <w:t xml:space="preserve">levels. </w:t>
      </w:r>
      <w:r>
        <w:t>M</w:t>
      </w:r>
      <w:r w:rsidR="0011555F">
        <w:t>any other rich countries increased public spending as a proportion of GDP to protect their populations. In the UK the government after 2010 cut public spending as a proportion of GDP even as GDP itself fell.</w:t>
      </w:r>
      <w:r w:rsidR="00487107">
        <w:t xml:space="preserve"> Both the fall against trend in economic growth and reduction in public spending after 2010 are of such a scale as to negatively impact on population health, in particular in people most dependent on public services</w:t>
      </w:r>
      <w:r w:rsidR="00C82AF3">
        <w:t xml:space="preserve">, especially healthcare. </w:t>
      </w:r>
      <w:r>
        <w:t xml:space="preserve">Stuckler and colleagues have argued forcefully that the health effects of economic recessions and political responses to those recessions are distinct, (e.g. </w:t>
      </w:r>
      <w:r>
        <w:fldChar w:fldCharType="begin" w:fldLock="1"/>
      </w:r>
      <w:r w:rsidR="003779CB">
        <w: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"[9]", "plainTextFormattedCitation" : "[9]", "previouslyFormattedCitation" : "[9]" }, "properties" : { "noteIndex" : 0 }, "schema" : "https://github.com/citation-style-language/schema/raw/master/csl-citation.json" }</w:instrText>
      </w:r>
      <w:r>
        <w:fldChar w:fldCharType="separate"/>
      </w:r>
      <w:r w:rsidRPr="00014B1F">
        <w:rPr>
          <w:noProof/>
        </w:rPr>
        <w:t>[9]</w:t>
      </w:r>
      <w:r>
        <w:fldChar w:fldCharType="end"/>
      </w:r>
      <w:r>
        <w:t xml:space="preserve">) and that the 2010-2015 Coalition government’s ‘Austerity’ response </w:t>
      </w:r>
      <w:ins w:id="20" w:author="Kate" w:date="2016-10-07T14:32:00Z">
        <w:r w:rsidR="00436D09">
          <w:t>wa</w:t>
        </w:r>
      </w:ins>
      <w:del w:id="21" w:author="Kate" w:date="2016-10-07T14:32:00Z">
        <w:r w:rsidDel="00436D09">
          <w:delText>i</w:delText>
        </w:r>
      </w:del>
      <w:r>
        <w:t xml:space="preserve">s harmful to population health. </w:t>
      </w:r>
    </w:p>
    <w:p w14:paraId="2879D9E7" w14:textId="47554975" w:rsidR="004F5839" w:rsidRDefault="004F5839" w:rsidP="00076DDE">
      <w:pPr>
        <w:pStyle w:val="Caption"/>
        <w:keepNext/>
        <w:spacing w:line="480" w:lineRule="auto"/>
      </w:pPr>
      <w:r>
        <w:lastRenderedPageBreak/>
        <w:t xml:space="preserve">Figure </w:t>
      </w:r>
      <w:fldSimple w:instr=" SEQ Figure \* ARABIC ">
        <w:r w:rsidR="00466E1B">
          <w:rPr>
            <w:noProof/>
          </w:rPr>
          <w:t>1</w:t>
        </w:r>
      </w:fldSimple>
      <w:r>
        <w:t xml:space="preserve"> Per capita </w:t>
      </w:r>
      <w:r w:rsidR="00E273AE">
        <w:t>gross domestic product (GDP) (dots),</w:t>
      </w:r>
      <w:r w:rsidR="00E273AE" w:rsidRPr="00E273AE">
        <w:t xml:space="preserve"> </w:t>
      </w:r>
      <w:r w:rsidR="00E273AE">
        <w:t xml:space="preserve">1950 to 2015, against trend (dashed line) over period 1950-2008. </w:t>
      </w:r>
    </w:p>
    <w:p w14:paraId="65A94D94" w14:textId="4BAEB288" w:rsidR="004F5839" w:rsidRDefault="0027163A" w:rsidP="00076DDE">
      <w:pPr>
        <w:spacing w:line="480" w:lineRule="auto"/>
      </w:pPr>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p>
    <w:p w14:paraId="523647A6" w14:textId="2D859AE4" w:rsidR="004F5839" w:rsidRDefault="004F5839" w:rsidP="00076DDE">
      <w:pPr>
        <w:spacing w:line="480" w:lineRule="auto"/>
      </w:pPr>
      <w:r>
        <w:rPr>
          <w:b/>
        </w:rPr>
        <w:t>Notes</w:t>
      </w:r>
      <w:r>
        <w:t xml:space="preserve">: </w:t>
      </w:r>
      <w:r w:rsidR="00014B1F">
        <w:rPr>
          <w:b/>
        </w:rPr>
        <w:t xml:space="preserve">Data Source: Office for National Statistics. </w:t>
      </w:r>
    </w:p>
    <w:p w14:paraId="076796FB" w14:textId="77777777" w:rsidR="004F5839" w:rsidRDefault="004F5839" w:rsidP="00076DDE">
      <w:pPr>
        <w:spacing w:line="480" w:lineRule="auto"/>
      </w:pPr>
    </w:p>
    <w:p w14:paraId="1D40D9BD" w14:textId="16AF8962" w:rsidR="0055282F" w:rsidRDefault="0055282F" w:rsidP="00076DDE">
      <w:pPr>
        <w:spacing w:line="480" w:lineRule="auto"/>
      </w:pPr>
      <w:r>
        <w:t xml:space="preserve"> </w:t>
      </w:r>
    </w:p>
    <w:p w14:paraId="506C8ED5" w14:textId="77777777" w:rsidR="00D80E19" w:rsidRDefault="00D80E19" w:rsidP="00076DDE">
      <w:pPr>
        <w:pStyle w:val="Heading1"/>
        <w:spacing w:line="480" w:lineRule="auto"/>
      </w:pPr>
      <w:r>
        <w:t xml:space="preserve">Methods </w:t>
      </w:r>
    </w:p>
    <w:p w14:paraId="65A615ED" w14:textId="457480F3" w:rsidR="00B51CB3" w:rsidRDefault="00B51CB3" w:rsidP="00076DDE">
      <w:pPr>
        <w:pStyle w:val="Heading2"/>
        <w:spacing w:line="480" w:lineRule="auto"/>
      </w:pPr>
      <w:r>
        <w:t xml:space="preserve">Data </w:t>
      </w:r>
    </w:p>
    <w:p w14:paraId="1D749A42" w14:textId="36BACE4A" w:rsidR="002074F1" w:rsidRPr="00B51CB3" w:rsidRDefault="00E10AAF" w:rsidP="00076DDE">
      <w:pPr>
        <w:spacing w:line="480" w:lineRule="auto"/>
      </w:pPr>
      <w:r>
        <w:t>Mid-year p</w:t>
      </w:r>
      <w:r w:rsidR="00981ADB">
        <w:t xml:space="preserve">opulation estimates and registered deaths in England &amp; Wales, for each year from </w:t>
      </w:r>
      <w:r w:rsidR="008C441F">
        <w:t xml:space="preserve">1990 </w:t>
      </w:r>
      <w:r w:rsidR="00981ADB">
        <w:t>to 2014, were downloaded from the O</w:t>
      </w:r>
      <w:r>
        <w:t xml:space="preserve">NS website. </w:t>
      </w:r>
      <w:r>
        <w:fldChar w:fldCharType="begin" w:fldLock="1"/>
      </w:r>
      <w:r w:rsidR="003779CB">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 "plainTextFormattedCitation" : "[10]", "previouslyFormattedCitation" : "[10]" }, "properties" : { "noteIndex" : 0 }, "schema" : "https://github.com/citation-style-language/schema/raw/master/csl-citation.json" }</w:instrText>
      </w:r>
      <w:r>
        <w:fldChar w:fldCharType="separate"/>
      </w:r>
      <w:r w:rsidR="00014B1F" w:rsidRPr="00014B1F">
        <w:rPr>
          <w:noProof/>
        </w:rPr>
        <w:t>[10]</w:t>
      </w:r>
      <w:r>
        <w:fldChar w:fldCharType="end"/>
      </w:r>
      <w:r>
        <w:t xml:space="preserve"> </w:t>
      </w:r>
      <w:r w:rsidR="00B14C65">
        <w:t xml:space="preserve">Mid-year population estimates and registered deaths for 2015 were released on </w:t>
      </w:r>
      <w:r w:rsidR="002074F1">
        <w:t>23 June 2016</w:t>
      </w:r>
      <w:r w:rsidR="00B14C65">
        <w:t xml:space="preserve"> for England &amp; Wales. These are disaggregated by age in single years up to the age of 89 years</w:t>
      </w:r>
      <w:r w:rsidR="002074F1">
        <w:t>.</w:t>
      </w:r>
      <w:r w:rsidR="00E323A4">
        <w:t xml:space="preserve"> </w:t>
      </w:r>
      <w:r w:rsidR="002074F1">
        <w:fldChar w:fldCharType="begin" w:fldLock="1"/>
      </w:r>
      <w:r w:rsidR="003779CB">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"id" : "ITEM-2",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"ITEM-2",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"[10,11]", "plainTextFormattedCitation" : "[10,11]", "previouslyFormattedCitation" : "[10,11]" }, "properties" : { "noteIndex" : 0 }, "schema" : "https://github.com/citation-style-language/schema/raw/master/csl-citation.json" }</w:instrText>
      </w:r>
      <w:r w:rsidR="002074F1">
        <w:fldChar w:fldCharType="separate"/>
      </w:r>
      <w:r w:rsidR="003779CB" w:rsidRPr="003779CB">
        <w:rPr>
          <w:noProof/>
        </w:rPr>
        <w:t>[10,11]</w:t>
      </w:r>
      <w:r w:rsidR="002074F1">
        <w:fldChar w:fldCharType="end"/>
      </w:r>
    </w:p>
    <w:p w14:paraId="2FA4198A" w14:textId="65DAFEFA" w:rsidR="00B51CB3" w:rsidRDefault="00B51CB3" w:rsidP="00076DDE">
      <w:pPr>
        <w:spacing w:line="480" w:lineRule="auto"/>
      </w:pPr>
    </w:p>
    <w:p w14:paraId="2183BE80" w14:textId="562FEE45" w:rsidR="00B51CB3" w:rsidRPr="00B51CB3" w:rsidRDefault="00B51CB3" w:rsidP="00076DDE">
      <w:pPr>
        <w:pStyle w:val="Heading2"/>
        <w:spacing w:line="480" w:lineRule="auto"/>
      </w:pPr>
      <w:r>
        <w:t>Modelling strategy</w:t>
      </w:r>
    </w:p>
    <w:p w14:paraId="640D9A38" w14:textId="1160D102" w:rsidR="004B259F" w:rsidRDefault="00C82AF3" w:rsidP="00076DDE">
      <w:pPr>
        <w:spacing w:line="480" w:lineRule="auto"/>
      </w:pPr>
      <w:r>
        <w:t xml:space="preserve">The approach taken to estimating ‘excess mortality’ in each year after 2010 involves two stages: </w:t>
      </w:r>
      <w:r w:rsidR="0060192B">
        <w:t xml:space="preserve">It is also well known that mortality risk rises log-linearly with each additional year of life throughout much of adulthood, </w:t>
      </w:r>
      <w:del w:id="22" w:author="Kate" w:date="2016-10-07T14:33:00Z">
        <w:r w:rsidR="0060192B" w:rsidDel="00436D09">
          <w:delText>and have</w:delText>
        </w:r>
      </w:del>
      <w:ins w:id="23" w:author="Kate" w:date="2016-10-07T14:33:00Z">
        <w:r w:rsidR="00436D09">
          <w:t>with</w:t>
        </w:r>
      </w:ins>
      <w:r w:rsidR="0060192B">
        <w:t xml:space="preserve"> different shapes for males and females </w:t>
      </w:r>
      <w:r w:rsidR="003779CB">
        <w:t xml:space="preserve">(e.g. </w:t>
      </w:r>
      <w:r w:rsidR="0060192B">
        <w:fldChar w:fldCharType="begin" w:fldLock="1"/>
      </w:r>
      <w:r w:rsidR="003779CB">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"[12]", "plainTextFormattedCitation" : "[12]", "previouslyFormattedCitation" : "[12]" }, "properties" : { "noteIndex" : 0 }, "schema" : "https://github.com/citation-style-language/schema/raw/master/csl-citation.json" }</w:instrText>
      </w:r>
      <w:r w:rsidR="0060192B">
        <w:fldChar w:fldCharType="separate"/>
      </w:r>
      <w:r w:rsidR="003779CB" w:rsidRPr="003779CB">
        <w:rPr>
          <w:noProof/>
        </w:rPr>
        <w:t>[12]</w:t>
      </w:r>
      <w:r w:rsidR="0060192B">
        <w:fldChar w:fldCharType="end"/>
      </w:r>
      <w:r w:rsidR="003779CB">
        <w:t>)</w:t>
      </w:r>
      <w:r w:rsidR="0060192B">
        <w:t xml:space="preserve">. So, </w:t>
      </w:r>
      <w:r>
        <w:t xml:space="preserve">in stage </w:t>
      </w:r>
      <w:r w:rsidR="000A579F">
        <w:t>one</w:t>
      </w:r>
      <w:r w:rsidR="0060192B">
        <w:t>,</w:t>
      </w:r>
      <w:r>
        <w:t xml:space="preserve"> separate linear regression models are produced for both sexes, and each age in single years from birth to 89 years, in which log mortality is the response variable and a number of intercepts and trend terms are included as predictor variables. These allow the overall trend in falling age-specific mortality to be estimated over the period 1990-201</w:t>
      </w:r>
      <w:r w:rsidR="0060192B">
        <w:t>5</w:t>
      </w:r>
      <w:r>
        <w:t xml:space="preserve">, as well as any changes in this trend over the period 1997-2010 (i.e. during the period of the New Labour </w:t>
      </w:r>
      <w:r w:rsidR="000A579F">
        <w:t xml:space="preserve">(NL) </w:t>
      </w:r>
      <w:r>
        <w:t xml:space="preserve">government); additional terms are used to capture any additional effect </w:t>
      </w:r>
      <w:r w:rsidR="0060192B">
        <w:t xml:space="preserve">(‘shock’) </w:t>
      </w:r>
      <w:r>
        <w:t xml:space="preserve">associated with the global financial crisis (GFC) of 2008-2010 to avoid biasing </w:t>
      </w:r>
      <w:r w:rsidR="000A579F">
        <w:t xml:space="preserve">trend terms associated with the NL period. </w:t>
      </w:r>
      <w:r w:rsidR="00910EF2">
        <w:t xml:space="preserve">The precise details of the modelling </w:t>
      </w:r>
      <w:r w:rsidR="00F61151">
        <w:t xml:space="preserve">strategy </w:t>
      </w:r>
      <w:r w:rsidR="00910EF2">
        <w:t>are detailed in the appendix</w:t>
      </w:r>
      <w:r w:rsidR="006B38EC">
        <w:t xml:space="preserve">, </w:t>
      </w:r>
      <w:r w:rsidR="00924B11">
        <w:t>which also includes a sensitivity analysis</w:t>
      </w:r>
      <w:r w:rsidR="000A579F">
        <w:t xml:space="preserve"> using an alternate model specification to allow for nonlinearities in trends over time</w:t>
      </w:r>
      <w:r w:rsidR="00910EF2">
        <w:t xml:space="preserve">. </w:t>
      </w:r>
    </w:p>
    <w:p w14:paraId="3FAE4B98" w14:textId="1D5439F7" w:rsidR="002074F1" w:rsidRDefault="000A579F" w:rsidP="00076DDE">
      <w:pPr>
        <w:spacing w:line="480" w:lineRule="auto"/>
      </w:pPr>
      <w:r>
        <w:t>In stage two, the regression models are used to produce counterfactual death rates at different ages for each year 201</w:t>
      </w:r>
      <w:r w:rsidR="0060192B">
        <w:t>1</w:t>
      </w:r>
      <w:r>
        <w:t xml:space="preserve"> to 2015, if trends in death rates observed during the period 1997-2010 h</w:t>
      </w:r>
      <w:r w:rsidR="0060192B">
        <w:t xml:space="preserve">ad continued throughout the latter period. The counterfactual mortality risks are then </w:t>
      </w:r>
      <w:del w:id="24" w:author="Kate" w:date="2016-10-07T14:34:00Z">
        <w:r w:rsidR="0060192B" w:rsidDel="00436D09">
          <w:delText xml:space="preserve">applied </w:delText>
        </w:r>
      </w:del>
      <w:ins w:id="25" w:author="Kate" w:date="2016-10-07T14:34:00Z">
        <w:r w:rsidR="00436D09">
          <w:t xml:space="preserve">applied </w:t>
        </w:r>
      </w:ins>
      <w:r w:rsidR="0060192B">
        <w:t xml:space="preserve">to actual population counts observed in 2011-2015 to produce ‘expected death counts’ in each year and at each age, and then compared with the observed deaths at each age in each year to produce both age-specific and total ‘excess deaths’ in each year. </w:t>
      </w:r>
    </w:p>
    <w:p w14:paraId="2FA8F296" w14:textId="416AD671" w:rsidR="00D80E19" w:rsidRDefault="00D80E19" w:rsidP="00076DDE">
      <w:pPr>
        <w:pStyle w:val="Heading2"/>
        <w:spacing w:line="480" w:lineRule="auto"/>
      </w:pPr>
      <w:r>
        <w:t xml:space="preserve">Results </w:t>
      </w:r>
    </w:p>
    <w:p w14:paraId="7ACDA97F" w14:textId="3627BAA8" w:rsidR="00E323A4" w:rsidRDefault="008347BD" w:rsidP="00076DDE">
      <w:pPr>
        <w:pStyle w:val="Heading2"/>
        <w:spacing w:line="480" w:lineRule="auto"/>
      </w:pPr>
      <w:r>
        <w:t>M</w:t>
      </w:r>
      <w:r w:rsidR="00E323A4">
        <w:t>odel projections</w:t>
      </w:r>
    </w:p>
    <w:p w14:paraId="71420556" w14:textId="2D308C6F" w:rsidR="0027163A" w:rsidRDefault="00E323A4" w:rsidP="00076DDE">
      <w:pPr>
        <w:spacing w:line="480" w:lineRule="auto"/>
      </w:pPr>
      <w:r>
        <w:t xml:space="preserve">Figure </w:t>
      </w:r>
      <w:r w:rsidR="0027163A">
        <w:t>2</w:t>
      </w:r>
      <w:r>
        <w:t xml:space="preserve"> </w:t>
      </w:r>
      <w:r w:rsidR="0027163A">
        <w:t xml:space="preserve">shows the mortality rates projected at different ages in single years, had trends in age specific mortality rate reduction observed during the period 1997 to 2010 continued in the years </w:t>
      </w:r>
      <w:r w:rsidR="0027163A">
        <w:lastRenderedPageBreak/>
        <w:t xml:space="preserve">2011 to 2015 inclusive, for ages 60 to 85 years. Each point is a data point, the line shows the best fit of the trend, and the band shows the 95% credible interval around this line. The top row shows the mortality trends on the log scale and the bottom on the identity scale. </w:t>
      </w:r>
    </w:p>
    <w:p w14:paraId="39C62CF2" w14:textId="3613C897" w:rsidR="00F82EEE" w:rsidRDefault="003779CB" w:rsidP="00076DDE">
      <w:pPr>
        <w:spacing w:line="480" w:lineRule="auto"/>
      </w:pPr>
      <w:r>
        <w:t>During</w:t>
      </w:r>
      <w:r w:rsidR="0027163A">
        <w:t xml:space="preserve"> the period 1997 to 2010 there was a steady fall in age specific mortality risk on the log scale, steeper </w:t>
      </w:r>
      <w:r w:rsidR="00962428">
        <w:t xml:space="preserve">than in the period 1990 to 1997 for older ages in particular. After 2010 mortality rates at specific ages tended to move towards the top of the credible interval band, moving above these bands for most of the ages plotted by 2015. </w:t>
      </w:r>
      <w:r>
        <w:t>T</w:t>
      </w:r>
      <w:r w:rsidR="00962428">
        <w:t xml:space="preserve">he log scale </w:t>
      </w:r>
      <w:r>
        <w:t>subfigures show statistically significant higher-than-projected mortality rates at ages 70 and 75 years, with more deviation between actual and projected rates for males than females</w:t>
      </w:r>
      <w:r w:rsidR="00962428">
        <w:t xml:space="preserve">. </w:t>
      </w:r>
      <w:r w:rsidR="00F82EEE">
        <w:t xml:space="preserve">The identity scale helps raise the important distinction between statistical and substantive significance, with the borderline statistically significant ‘excess’ mortality at age </w:t>
      </w:r>
      <w:r w:rsidR="00560035">
        <w:t>85</w:t>
      </w:r>
      <w:r w:rsidR="00F82EEE">
        <w:t xml:space="preserve"> in 2015 implying a much greater additional mortality risk than the clearly statistically significant ‘excess’ mortality a</w:t>
      </w:r>
      <w:r w:rsidR="008D618D">
        <w:t>t</w:t>
      </w:r>
      <w:r w:rsidR="00F82EEE">
        <w:t xml:space="preserve"> ages 60 or 70. </w:t>
      </w:r>
    </w:p>
    <w:p w14:paraId="0E53DDFB" w14:textId="5BC86C7E" w:rsidR="00E323A4" w:rsidRDefault="00E323A4" w:rsidP="00076DDE">
      <w:pPr>
        <w:spacing w:line="480" w:lineRule="auto"/>
      </w:pPr>
      <w:r>
        <w:t xml:space="preserve">Figure </w:t>
      </w:r>
      <w:r w:rsidR="00F82EEE">
        <w:t xml:space="preserve">2 </w:t>
      </w:r>
      <w:r w:rsidR="00DA26E4">
        <w:t>Model</w:t>
      </w:r>
      <w:r>
        <w:t xml:space="preserve"> projections</w:t>
      </w:r>
      <w:r w:rsidR="00DA26E4">
        <w:t xml:space="preserve"> and actual mortality risks age ages 60 to 85 years</w:t>
      </w:r>
      <w:r>
        <w:t>. (A) log</w:t>
      </w:r>
      <w:r w:rsidRPr="003779CB">
        <w:rPr>
          <w:vertAlign w:val="subscript"/>
        </w:rPr>
        <w:t>10</w:t>
      </w:r>
      <w:r>
        <w:t xml:space="preserve"> mortality; (B) absolute mortality</w:t>
      </w:r>
    </w:p>
    <w:p w14:paraId="42779B62" w14:textId="32F6FA29" w:rsidR="00E323A4" w:rsidRDefault="0027163A" w:rsidP="00076DDE">
      <w:pPr>
        <w:spacing w:line="480" w:lineRule="auto"/>
      </w:pPr>
      <w:r>
        <w:rPr>
          <w:noProof/>
          <w:lang w:eastAsia="en-GB"/>
        </w:rPr>
        <w:lastRenderedPageBreak/>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F8CE861" w14:textId="28D9DEED" w:rsidR="00DA26E4" w:rsidRDefault="00DA26E4" w:rsidP="00076DDE">
      <w:pPr>
        <w:spacing w:line="480" w:lineRule="auto"/>
      </w:pPr>
      <w:r>
        <w:t xml:space="preserve">Figure S_01 in the appendix shows equivalent projected and actual mortality rates in infancy, and at ages 15, 25, 35 and 45 years. In this figure it is clear that mortality rates in infancy fell rapidly between 1990 </w:t>
      </w:r>
      <w:r w:rsidR="00455A1A">
        <w:t xml:space="preserve">(in fact since the 1960s) </w:t>
      </w:r>
      <w:r>
        <w:t xml:space="preserve">and 1992, steadily </w:t>
      </w:r>
      <w:r w:rsidR="00455A1A">
        <w:t xml:space="preserve">but more slowly </w:t>
      </w:r>
      <w:r w:rsidR="00560035">
        <w:t>afterwards, including the period 1997-2010</w:t>
      </w:r>
      <w:r>
        <w:t xml:space="preserve">. Mortality rates for males aged 35 also fell after 2010 below the projected range. At other ages actual rates were largely as expected from the model. </w:t>
      </w:r>
      <w:r w:rsidR="00455A1A">
        <w:t>The projected and actual mortality risks at all ages in single years are used in the projection of total estimated excess deaths, below.</w:t>
      </w:r>
      <w:r w:rsidR="00560035">
        <w:t xml:space="preserve"> Figure S_02 in the appendix summarises the model coefficients</w:t>
      </w:r>
      <w:r w:rsidR="00735CC9">
        <w:t xml:space="preserve">; it is worth noting the first row of this figure, the intercept term, successfully identifies the Gompertz-Makham law of mortality </w:t>
      </w:r>
      <w:r w:rsidR="00735CC9">
        <w:lastRenderedPageBreak/>
        <w:t xml:space="preserve">risk against age (also known as the ‘bathtub curve’), </w:t>
      </w:r>
      <w:r w:rsidR="003779CB">
        <w:fldChar w:fldCharType="begin" w:fldLock="1"/>
      </w:r>
      <w:r w:rsidR="00803A7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"genre" : "JOUR",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"[13]", "plainTextFormattedCitation" : "[13]", "previouslyFormattedCitation" : "[13]" }, "properties" : { "noteIndex" : 0 }, "schema" : "https://github.com/citation-style-language/schema/raw/master/csl-citation.json" }</w:instrText>
      </w:r>
      <w:r w:rsidR="003779CB">
        <w:fldChar w:fldCharType="separate"/>
      </w:r>
      <w:r w:rsidR="003779CB" w:rsidRPr="003779CB">
        <w:rPr>
          <w:noProof/>
        </w:rPr>
        <w:t>[13]</w:t>
      </w:r>
      <w:r w:rsidR="003779CB">
        <w:fldChar w:fldCharType="end"/>
      </w:r>
      <w:r w:rsidR="00735CC9">
        <w:t xml:space="preserve"> suggesting an appropriate model specification; and also that the trend terms are all negative and statistically significant, suggesting it is appropriate to </w:t>
      </w:r>
      <w:r w:rsidR="003779CB">
        <w:t xml:space="preserve">model </w:t>
      </w:r>
      <w:r w:rsidR="00735CC9">
        <w:t xml:space="preserve">falling mortality risks over time.  </w:t>
      </w:r>
    </w:p>
    <w:p w14:paraId="0190D719" w14:textId="314DA9F4" w:rsidR="00E323A4" w:rsidRDefault="00E323A4" w:rsidP="00076DDE">
      <w:pPr>
        <w:pStyle w:val="Heading2"/>
        <w:spacing w:line="480" w:lineRule="auto"/>
      </w:pPr>
      <w:r>
        <w:t>Total Estimated Excess Death</w:t>
      </w:r>
      <w:r w:rsidR="008347BD">
        <w:t>s</w:t>
      </w:r>
      <w:r>
        <w:t>, 2010-2015</w:t>
      </w:r>
    </w:p>
    <w:p w14:paraId="70B57890" w14:textId="01BE5883" w:rsidR="00E323A4" w:rsidRDefault="00E323A4" w:rsidP="00076DDE">
      <w:pPr>
        <w:spacing w:line="480" w:lineRule="auto"/>
      </w:pPr>
      <w:r>
        <w:t xml:space="preserve">Figure 4 shows the total ‘excess’ deaths in each year from 2010 to 2015, between birth and the age indicated on the horizontal axis, if the </w:t>
      </w:r>
      <w:r w:rsidR="00735CC9">
        <w:t>1997-2010 (‘New Labour’)</w:t>
      </w:r>
      <w:r>
        <w:t xml:space="preserve"> trends </w:t>
      </w:r>
      <w:r w:rsidR="00735CC9">
        <w:t>had continued</w:t>
      </w:r>
      <w:r>
        <w:t xml:space="preserve">. A vertical dashed line is added at age 65 years, </w:t>
      </w:r>
      <w:r w:rsidR="003779CB">
        <w:t>as it seems this age marks an important turning point in excess death trends. In each year after 2010 there were fewer deaths than expected between birth and age 65, but more after th</w:t>
      </w:r>
      <w:ins w:id="26" w:author="Kate" w:date="2016-10-07T14:37:00Z">
        <w:r w:rsidR="00747C48">
          <w:t>ese</w:t>
        </w:r>
      </w:ins>
      <w:del w:id="27" w:author="Kate" w:date="2016-10-07T14:37:00Z">
        <w:r w:rsidR="003779CB" w:rsidDel="00747C48">
          <w:delText>is</w:delText>
        </w:r>
      </w:del>
      <w:r w:rsidR="003779CB">
        <w:t xml:space="preserve"> years, and this increasing excess </w:t>
      </w:r>
      <w:del w:id="28" w:author="Kate" w:date="2016-10-07T14:37:00Z">
        <w:r w:rsidR="003779CB" w:rsidDel="00747C48">
          <w:delText xml:space="preserve">after this have </w:delText>
        </w:r>
      </w:del>
      <w:r w:rsidR="003779CB">
        <w:t xml:space="preserve">has </w:t>
      </w:r>
      <w:del w:id="29" w:author="Kate" w:date="2016-10-07T14:37:00Z">
        <w:r w:rsidR="003779CB" w:rsidDel="00747C48">
          <w:delText>tended to increase</w:delText>
        </w:r>
      </w:del>
      <w:ins w:id="30" w:author="Kate" w:date="2016-10-07T14:37:00Z">
        <w:r w:rsidR="00747C48">
          <w:t>grown with</w:t>
        </w:r>
      </w:ins>
      <w:del w:id="31" w:author="Kate" w:date="2016-10-07T14:37:00Z">
        <w:r w:rsidR="003779CB" w:rsidDel="00747C48">
          <w:delText xml:space="preserve"> over</w:delText>
        </w:r>
      </w:del>
      <w:r w:rsidR="003779CB">
        <w:t xml:space="preserve"> time. Most of the excess deaths between the ages of 65 and 89 years occurred from 2012 onwards. 2015 saw a greater number of excess deaths by age 89 than the years 2012 to 2014 combined. </w:t>
      </w:r>
    </w:p>
    <w:p w14:paraId="55E150C9" w14:textId="6E57CBC5" w:rsidR="002E2937" w:rsidRDefault="002E2937" w:rsidP="00076DDE">
      <w:pPr>
        <w:spacing w:line="480" w:lineRule="auto"/>
        <w:sectPr w:rsidR="002E2937" w:rsidSect="00076DDE">
          <w:footerReference w:type="default" r:id="rId11"/>
          <w:pgSz w:w="11906" w:h="16838"/>
          <w:pgMar w:top="1440" w:right="1440" w:bottom="1440" w:left="1440" w:header="708" w:footer="708" w:gutter="0"/>
          <w:lnNumType w:countBy="1"/>
          <w:cols w:space="708"/>
          <w:docGrid w:linePitch="360"/>
        </w:sectPr>
      </w:pPr>
      <w:r>
        <w:t>Results from the model are summarised in table</w:t>
      </w:r>
      <w:ins w:id="32" w:author="Kate" w:date="2016-10-07T14:37:00Z">
        <w:r w:rsidR="00747C48">
          <w:t>s</w:t>
        </w:r>
      </w:ins>
      <w:r>
        <w:t xml:space="preserve"> 1 and</w:t>
      </w:r>
      <w:del w:id="33" w:author="Kate" w:date="2016-10-07T14:37:00Z">
        <w:r w:rsidDel="00747C48">
          <w:delText xml:space="preserve"> table</w:delText>
        </w:r>
      </w:del>
      <w:r>
        <w:t xml:space="preserve"> 2. Table 1 shows the ‘excess’ deaths by the ages of 50, 70 and 89 years for each year from 2010 to 2015, with positive excesses highlighted in bold. Table 2 further summarises these results to show the combined excess deaths either over the period 2010 to 2015, or the period 2012 to 2015. The models project 2,303 fewer deaths than observed in 2012, 10,430 fewer deaths in 2013, 8,820 fewer deaths in 2014, and 20,465 fewer deaths in 2015. In total, there were 31,973 more deaths than projected between 2010 and 2015, and 42,018 more deaths than projected between 2012 and 2015. </w:t>
      </w:r>
    </w:p>
    <w:tbl>
      <w:tblPr>
        <w:tblW w:w="12661" w:type="dxa"/>
        <w:tblInd w:w="118" w:type="dxa"/>
        <w:tblLook w:val="04A0" w:firstRow="1" w:lastRow="0" w:firstColumn="1" w:lastColumn="0" w:noHBand="0" w:noVBand="1"/>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
      <w:tr w:rsidR="002E2937" w:rsidRPr="002E2937" w14:paraId="18AC596B" w14:textId="77777777" w:rsidTr="00076DDE">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75E97F53"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lastRenderedPageBreak/>
              <w:t>Year</w:t>
            </w:r>
          </w:p>
        </w:tc>
        <w:tc>
          <w:tcPr>
            <w:tcW w:w="960" w:type="dxa"/>
            <w:tcBorders>
              <w:top w:val="single" w:sz="8" w:space="0" w:color="auto"/>
              <w:left w:val="nil"/>
              <w:bottom w:val="single" w:sz="4" w:space="0" w:color="auto"/>
              <w:right w:val="nil"/>
            </w:tcBorders>
            <w:shd w:val="clear" w:color="auto" w:fill="auto"/>
            <w:noWrap/>
            <w:vAlign w:val="bottom"/>
            <w:hideMark/>
          </w:tcPr>
          <w:p w14:paraId="19C682E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Age</w:t>
            </w:r>
          </w:p>
        </w:tc>
        <w:tc>
          <w:tcPr>
            <w:tcW w:w="831" w:type="dxa"/>
            <w:tcBorders>
              <w:top w:val="single" w:sz="8" w:space="0" w:color="auto"/>
              <w:left w:val="nil"/>
              <w:bottom w:val="single" w:sz="4" w:space="0" w:color="auto"/>
              <w:right w:val="nil"/>
            </w:tcBorders>
            <w:shd w:val="clear" w:color="auto" w:fill="auto"/>
            <w:noWrap/>
            <w:vAlign w:val="bottom"/>
            <w:hideMark/>
          </w:tcPr>
          <w:p w14:paraId="6F98E827"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Males</w:t>
            </w:r>
          </w:p>
        </w:tc>
        <w:tc>
          <w:tcPr>
            <w:tcW w:w="283" w:type="dxa"/>
            <w:tcBorders>
              <w:top w:val="single" w:sz="8" w:space="0" w:color="auto"/>
              <w:left w:val="nil"/>
              <w:bottom w:val="single" w:sz="4" w:space="0" w:color="auto"/>
              <w:right w:val="nil"/>
            </w:tcBorders>
            <w:shd w:val="clear" w:color="auto" w:fill="auto"/>
            <w:noWrap/>
            <w:vAlign w:val="bottom"/>
            <w:hideMark/>
          </w:tcPr>
          <w:p w14:paraId="580F1342"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5562A4D1"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4459B79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40E541F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3620BBA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1172" w:type="dxa"/>
            <w:gridSpan w:val="2"/>
            <w:tcBorders>
              <w:top w:val="single" w:sz="8" w:space="0" w:color="auto"/>
              <w:left w:val="nil"/>
              <w:bottom w:val="single" w:sz="4" w:space="0" w:color="auto"/>
              <w:right w:val="nil"/>
            </w:tcBorders>
            <w:shd w:val="clear" w:color="auto" w:fill="auto"/>
            <w:noWrap/>
            <w:vAlign w:val="bottom"/>
            <w:hideMark/>
          </w:tcPr>
          <w:p w14:paraId="20CCF454"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Females</w:t>
            </w:r>
          </w:p>
        </w:tc>
        <w:tc>
          <w:tcPr>
            <w:tcW w:w="940" w:type="dxa"/>
            <w:tcBorders>
              <w:top w:val="single" w:sz="8" w:space="0" w:color="auto"/>
              <w:left w:val="nil"/>
              <w:bottom w:val="single" w:sz="4" w:space="0" w:color="auto"/>
              <w:right w:val="nil"/>
            </w:tcBorders>
            <w:shd w:val="clear" w:color="auto" w:fill="auto"/>
            <w:noWrap/>
            <w:vAlign w:val="bottom"/>
            <w:hideMark/>
          </w:tcPr>
          <w:p w14:paraId="71C6067D"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54F3F0A8"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2D6431A0"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77D0A3B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054" w:type="dxa"/>
            <w:gridSpan w:val="3"/>
            <w:tcBorders>
              <w:top w:val="single" w:sz="8" w:space="0" w:color="auto"/>
              <w:left w:val="nil"/>
              <w:bottom w:val="single" w:sz="4" w:space="0" w:color="auto"/>
              <w:right w:val="nil"/>
            </w:tcBorders>
            <w:shd w:val="clear" w:color="auto" w:fill="auto"/>
            <w:noWrap/>
            <w:vAlign w:val="bottom"/>
            <w:hideMark/>
          </w:tcPr>
          <w:p w14:paraId="1A26509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Combined</w:t>
            </w:r>
          </w:p>
        </w:tc>
        <w:tc>
          <w:tcPr>
            <w:tcW w:w="284" w:type="dxa"/>
            <w:tcBorders>
              <w:top w:val="single" w:sz="8" w:space="0" w:color="auto"/>
              <w:left w:val="nil"/>
              <w:bottom w:val="single" w:sz="4" w:space="0" w:color="auto"/>
              <w:right w:val="nil"/>
            </w:tcBorders>
            <w:shd w:val="clear" w:color="auto" w:fill="auto"/>
            <w:noWrap/>
            <w:vAlign w:val="bottom"/>
            <w:hideMark/>
          </w:tcPr>
          <w:p w14:paraId="4AEF97D6"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64A0CFC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single" w:sz="8" w:space="0" w:color="auto"/>
            </w:tcBorders>
            <w:shd w:val="clear" w:color="auto" w:fill="auto"/>
            <w:noWrap/>
            <w:vAlign w:val="bottom"/>
            <w:hideMark/>
          </w:tcPr>
          <w:p w14:paraId="0850A3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r>
      <w:tr w:rsidR="002E2937" w:rsidRPr="002E2937" w14:paraId="3B241AA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6EF0D7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3BE3DB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F715E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-554</w:t>
            </w:r>
          </w:p>
        </w:tc>
        <w:tc>
          <w:tcPr>
            <w:tcW w:w="283" w:type="dxa"/>
            <w:tcBorders>
              <w:top w:val="nil"/>
              <w:left w:val="nil"/>
              <w:bottom w:val="nil"/>
              <w:right w:val="nil"/>
            </w:tcBorders>
            <w:shd w:val="clear" w:color="auto" w:fill="auto"/>
            <w:noWrap/>
            <w:vAlign w:val="bottom"/>
            <w:hideMark/>
          </w:tcPr>
          <w:p w14:paraId="2B40CFC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70882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19,094</w:t>
            </w:r>
          </w:p>
        </w:tc>
        <w:tc>
          <w:tcPr>
            <w:tcW w:w="284" w:type="dxa"/>
            <w:tcBorders>
              <w:top w:val="nil"/>
              <w:left w:val="nil"/>
              <w:bottom w:val="nil"/>
              <w:right w:val="nil"/>
            </w:tcBorders>
            <w:shd w:val="clear" w:color="auto" w:fill="auto"/>
            <w:noWrap/>
            <w:vAlign w:val="bottom"/>
            <w:hideMark/>
          </w:tcPr>
          <w:p w14:paraId="2824C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64A02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19,648</w:t>
            </w:r>
          </w:p>
        </w:tc>
        <w:tc>
          <w:tcPr>
            <w:tcW w:w="283" w:type="dxa"/>
            <w:tcBorders>
              <w:top w:val="nil"/>
              <w:left w:val="nil"/>
              <w:bottom w:val="nil"/>
              <w:right w:val="nil"/>
            </w:tcBorders>
            <w:shd w:val="clear" w:color="auto" w:fill="auto"/>
            <w:noWrap/>
            <w:vAlign w:val="bottom"/>
            <w:hideMark/>
          </w:tcPr>
          <w:p w14:paraId="003DB0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9A6EBB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w:t>
            </w:r>
          </w:p>
        </w:tc>
        <w:tc>
          <w:tcPr>
            <w:tcW w:w="284" w:type="dxa"/>
            <w:tcBorders>
              <w:top w:val="nil"/>
              <w:left w:val="nil"/>
              <w:bottom w:val="nil"/>
              <w:right w:val="nil"/>
            </w:tcBorders>
            <w:shd w:val="clear" w:color="auto" w:fill="auto"/>
            <w:noWrap/>
            <w:vAlign w:val="bottom"/>
            <w:hideMark/>
          </w:tcPr>
          <w:p w14:paraId="73ACBC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4D48C2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11,786</w:t>
            </w:r>
          </w:p>
        </w:tc>
        <w:tc>
          <w:tcPr>
            <w:tcW w:w="284" w:type="dxa"/>
            <w:tcBorders>
              <w:top w:val="nil"/>
              <w:left w:val="nil"/>
              <w:bottom w:val="nil"/>
              <w:right w:val="nil"/>
            </w:tcBorders>
            <w:shd w:val="clear" w:color="auto" w:fill="auto"/>
            <w:noWrap/>
            <w:vAlign w:val="bottom"/>
            <w:hideMark/>
          </w:tcPr>
          <w:p w14:paraId="291148C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721ABE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11,992</w:t>
            </w:r>
          </w:p>
        </w:tc>
        <w:tc>
          <w:tcPr>
            <w:tcW w:w="283" w:type="dxa"/>
            <w:tcBorders>
              <w:top w:val="nil"/>
              <w:left w:val="nil"/>
              <w:bottom w:val="nil"/>
              <w:right w:val="nil"/>
            </w:tcBorders>
            <w:shd w:val="clear" w:color="auto" w:fill="auto"/>
            <w:noWrap/>
            <w:vAlign w:val="bottom"/>
            <w:hideMark/>
          </w:tcPr>
          <w:p w14:paraId="01CC5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6AB164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-760</w:t>
            </w:r>
          </w:p>
        </w:tc>
        <w:tc>
          <w:tcPr>
            <w:tcW w:w="283" w:type="dxa"/>
            <w:tcBorders>
              <w:top w:val="nil"/>
              <w:left w:val="nil"/>
              <w:bottom w:val="nil"/>
              <w:right w:val="nil"/>
            </w:tcBorders>
            <w:shd w:val="clear" w:color="auto" w:fill="auto"/>
            <w:noWrap/>
            <w:vAlign w:val="bottom"/>
            <w:hideMark/>
          </w:tcPr>
          <w:p w14:paraId="3C82B3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D287E4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30,880</w:t>
            </w:r>
          </w:p>
        </w:tc>
        <w:tc>
          <w:tcPr>
            <w:tcW w:w="284" w:type="dxa"/>
            <w:tcBorders>
              <w:top w:val="nil"/>
              <w:left w:val="nil"/>
              <w:bottom w:val="nil"/>
              <w:right w:val="nil"/>
            </w:tcBorders>
            <w:shd w:val="clear" w:color="auto" w:fill="auto"/>
            <w:noWrap/>
            <w:vAlign w:val="bottom"/>
            <w:hideMark/>
          </w:tcPr>
          <w:p w14:paraId="1582700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81049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31,640</w:t>
            </w:r>
          </w:p>
        </w:tc>
        <w:tc>
          <w:tcPr>
            <w:tcW w:w="283" w:type="dxa"/>
            <w:tcBorders>
              <w:top w:val="nil"/>
              <w:left w:val="nil"/>
              <w:bottom w:val="nil"/>
              <w:right w:val="single" w:sz="8" w:space="0" w:color="auto"/>
            </w:tcBorders>
            <w:shd w:val="clear" w:color="auto" w:fill="auto"/>
            <w:noWrap/>
            <w:vAlign w:val="bottom"/>
            <w:hideMark/>
          </w:tcPr>
          <w:p w14:paraId="33CF84B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F900FF5"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31F6A4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73C4DE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F856E5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111</w:t>
            </w:r>
          </w:p>
        </w:tc>
        <w:tc>
          <w:tcPr>
            <w:tcW w:w="283" w:type="dxa"/>
            <w:tcBorders>
              <w:top w:val="nil"/>
              <w:left w:val="nil"/>
              <w:bottom w:val="nil"/>
              <w:right w:val="nil"/>
            </w:tcBorders>
            <w:shd w:val="clear" w:color="auto" w:fill="auto"/>
            <w:noWrap/>
            <w:vAlign w:val="bottom"/>
            <w:hideMark/>
          </w:tcPr>
          <w:p w14:paraId="3CE7984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BCA12D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75,811</w:t>
            </w:r>
          </w:p>
        </w:tc>
        <w:tc>
          <w:tcPr>
            <w:tcW w:w="284" w:type="dxa"/>
            <w:tcBorders>
              <w:top w:val="nil"/>
              <w:left w:val="nil"/>
              <w:bottom w:val="nil"/>
              <w:right w:val="nil"/>
            </w:tcBorders>
            <w:shd w:val="clear" w:color="auto" w:fill="auto"/>
            <w:noWrap/>
            <w:vAlign w:val="bottom"/>
            <w:hideMark/>
          </w:tcPr>
          <w:p w14:paraId="3241B8A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5553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75,700</w:t>
            </w:r>
          </w:p>
        </w:tc>
        <w:tc>
          <w:tcPr>
            <w:tcW w:w="283" w:type="dxa"/>
            <w:tcBorders>
              <w:top w:val="nil"/>
              <w:left w:val="nil"/>
              <w:bottom w:val="nil"/>
              <w:right w:val="nil"/>
            </w:tcBorders>
            <w:shd w:val="clear" w:color="auto" w:fill="auto"/>
            <w:noWrap/>
            <w:vAlign w:val="bottom"/>
            <w:hideMark/>
          </w:tcPr>
          <w:p w14:paraId="4A60140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2EC54F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210</w:t>
            </w:r>
          </w:p>
        </w:tc>
        <w:tc>
          <w:tcPr>
            <w:tcW w:w="284" w:type="dxa"/>
            <w:tcBorders>
              <w:top w:val="nil"/>
              <w:left w:val="nil"/>
              <w:bottom w:val="nil"/>
              <w:right w:val="nil"/>
            </w:tcBorders>
            <w:shd w:val="clear" w:color="auto" w:fill="auto"/>
            <w:noWrap/>
            <w:vAlign w:val="bottom"/>
            <w:hideMark/>
          </w:tcPr>
          <w:p w14:paraId="1F85339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419253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49,994</w:t>
            </w:r>
          </w:p>
        </w:tc>
        <w:tc>
          <w:tcPr>
            <w:tcW w:w="284" w:type="dxa"/>
            <w:tcBorders>
              <w:top w:val="nil"/>
              <w:left w:val="nil"/>
              <w:bottom w:val="nil"/>
              <w:right w:val="nil"/>
            </w:tcBorders>
            <w:shd w:val="clear" w:color="auto" w:fill="auto"/>
            <w:noWrap/>
            <w:vAlign w:val="bottom"/>
            <w:hideMark/>
          </w:tcPr>
          <w:p w14:paraId="63B55E0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E55BC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49,784</w:t>
            </w:r>
          </w:p>
        </w:tc>
        <w:tc>
          <w:tcPr>
            <w:tcW w:w="283" w:type="dxa"/>
            <w:tcBorders>
              <w:top w:val="nil"/>
              <w:left w:val="nil"/>
              <w:bottom w:val="nil"/>
              <w:right w:val="nil"/>
            </w:tcBorders>
            <w:shd w:val="clear" w:color="auto" w:fill="auto"/>
            <w:noWrap/>
            <w:vAlign w:val="bottom"/>
            <w:hideMark/>
          </w:tcPr>
          <w:p w14:paraId="5CFFD4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D7C13E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321</w:t>
            </w:r>
          </w:p>
        </w:tc>
        <w:tc>
          <w:tcPr>
            <w:tcW w:w="283" w:type="dxa"/>
            <w:tcBorders>
              <w:top w:val="nil"/>
              <w:left w:val="nil"/>
              <w:bottom w:val="nil"/>
              <w:right w:val="nil"/>
            </w:tcBorders>
            <w:shd w:val="clear" w:color="auto" w:fill="auto"/>
            <w:noWrap/>
            <w:vAlign w:val="bottom"/>
            <w:hideMark/>
          </w:tcPr>
          <w:p w14:paraId="7C1520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8A9BD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125,805</w:t>
            </w:r>
          </w:p>
        </w:tc>
        <w:tc>
          <w:tcPr>
            <w:tcW w:w="284" w:type="dxa"/>
            <w:tcBorders>
              <w:top w:val="nil"/>
              <w:left w:val="nil"/>
              <w:bottom w:val="nil"/>
              <w:right w:val="nil"/>
            </w:tcBorders>
            <w:shd w:val="clear" w:color="auto" w:fill="auto"/>
            <w:noWrap/>
            <w:vAlign w:val="bottom"/>
            <w:hideMark/>
          </w:tcPr>
          <w:p w14:paraId="4D896CA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1961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125,484</w:t>
            </w:r>
          </w:p>
        </w:tc>
        <w:tc>
          <w:tcPr>
            <w:tcW w:w="283" w:type="dxa"/>
            <w:tcBorders>
              <w:top w:val="nil"/>
              <w:left w:val="nil"/>
              <w:bottom w:val="nil"/>
              <w:right w:val="single" w:sz="8" w:space="0" w:color="auto"/>
            </w:tcBorders>
            <w:shd w:val="clear" w:color="auto" w:fill="auto"/>
            <w:noWrap/>
            <w:vAlign w:val="bottom"/>
            <w:hideMark/>
          </w:tcPr>
          <w:p w14:paraId="64BADBD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3A5A60F" w14:textId="77777777" w:rsidTr="00076DDE">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04C10FD6" w14:textId="5D86E60E"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D89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136417D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w:t>
            </w:r>
          </w:p>
        </w:tc>
        <w:tc>
          <w:tcPr>
            <w:tcW w:w="283" w:type="dxa"/>
            <w:tcBorders>
              <w:top w:val="nil"/>
              <w:left w:val="nil"/>
              <w:bottom w:val="single" w:sz="4" w:space="0" w:color="auto"/>
              <w:right w:val="nil"/>
            </w:tcBorders>
            <w:shd w:val="clear" w:color="auto" w:fill="auto"/>
            <w:noWrap/>
            <w:vAlign w:val="bottom"/>
            <w:hideMark/>
          </w:tcPr>
          <w:p w14:paraId="01F3994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94D050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212,724</w:t>
            </w:r>
          </w:p>
        </w:tc>
        <w:tc>
          <w:tcPr>
            <w:tcW w:w="284" w:type="dxa"/>
            <w:tcBorders>
              <w:top w:val="nil"/>
              <w:left w:val="nil"/>
              <w:bottom w:val="single" w:sz="4" w:space="0" w:color="auto"/>
              <w:right w:val="nil"/>
            </w:tcBorders>
            <w:shd w:val="clear" w:color="auto" w:fill="auto"/>
            <w:noWrap/>
            <w:vAlign w:val="bottom"/>
            <w:hideMark/>
          </w:tcPr>
          <w:p w14:paraId="1AC6A02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0FAFB5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212,837</w:t>
            </w:r>
          </w:p>
        </w:tc>
        <w:tc>
          <w:tcPr>
            <w:tcW w:w="283" w:type="dxa"/>
            <w:tcBorders>
              <w:top w:val="nil"/>
              <w:left w:val="nil"/>
              <w:bottom w:val="single" w:sz="4" w:space="0" w:color="auto"/>
              <w:right w:val="nil"/>
            </w:tcBorders>
            <w:shd w:val="clear" w:color="auto" w:fill="auto"/>
            <w:noWrap/>
            <w:vAlign w:val="bottom"/>
            <w:hideMark/>
          </w:tcPr>
          <w:p w14:paraId="478A21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19213E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-1,795</w:t>
            </w:r>
          </w:p>
        </w:tc>
        <w:tc>
          <w:tcPr>
            <w:tcW w:w="284" w:type="dxa"/>
            <w:tcBorders>
              <w:top w:val="nil"/>
              <w:left w:val="nil"/>
              <w:bottom w:val="single" w:sz="4" w:space="0" w:color="auto"/>
              <w:right w:val="nil"/>
            </w:tcBorders>
            <w:shd w:val="clear" w:color="auto" w:fill="auto"/>
            <w:noWrap/>
            <w:vAlign w:val="bottom"/>
            <w:hideMark/>
          </w:tcPr>
          <w:p w14:paraId="2B57D5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3A8F40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192,910</w:t>
            </w:r>
          </w:p>
        </w:tc>
        <w:tc>
          <w:tcPr>
            <w:tcW w:w="284" w:type="dxa"/>
            <w:tcBorders>
              <w:top w:val="nil"/>
              <w:left w:val="nil"/>
              <w:bottom w:val="single" w:sz="4" w:space="0" w:color="auto"/>
              <w:right w:val="nil"/>
            </w:tcBorders>
            <w:shd w:val="clear" w:color="auto" w:fill="auto"/>
            <w:noWrap/>
            <w:vAlign w:val="bottom"/>
            <w:hideMark/>
          </w:tcPr>
          <w:p w14:paraId="63A61D3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BB7FB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194,705</w:t>
            </w:r>
          </w:p>
        </w:tc>
        <w:tc>
          <w:tcPr>
            <w:tcW w:w="283" w:type="dxa"/>
            <w:tcBorders>
              <w:top w:val="nil"/>
              <w:left w:val="nil"/>
              <w:bottom w:val="single" w:sz="4" w:space="0" w:color="auto"/>
              <w:right w:val="nil"/>
            </w:tcBorders>
            <w:shd w:val="clear" w:color="auto" w:fill="auto"/>
            <w:noWrap/>
            <w:vAlign w:val="bottom"/>
            <w:hideMark/>
          </w:tcPr>
          <w:p w14:paraId="121EE32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5FC081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w:t>
            </w:r>
          </w:p>
        </w:tc>
        <w:tc>
          <w:tcPr>
            <w:tcW w:w="283" w:type="dxa"/>
            <w:tcBorders>
              <w:top w:val="nil"/>
              <w:left w:val="nil"/>
              <w:bottom w:val="single" w:sz="4" w:space="0" w:color="auto"/>
              <w:right w:val="nil"/>
            </w:tcBorders>
            <w:shd w:val="clear" w:color="auto" w:fill="auto"/>
            <w:noWrap/>
            <w:vAlign w:val="bottom"/>
            <w:hideMark/>
          </w:tcPr>
          <w:p w14:paraId="70CEF61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EC33F0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405,634</w:t>
            </w:r>
          </w:p>
        </w:tc>
        <w:tc>
          <w:tcPr>
            <w:tcW w:w="284" w:type="dxa"/>
            <w:tcBorders>
              <w:top w:val="nil"/>
              <w:left w:val="nil"/>
              <w:bottom w:val="single" w:sz="4" w:space="0" w:color="auto"/>
              <w:right w:val="nil"/>
            </w:tcBorders>
            <w:shd w:val="clear" w:color="auto" w:fill="auto"/>
            <w:noWrap/>
            <w:vAlign w:val="bottom"/>
            <w:hideMark/>
          </w:tcPr>
          <w:p w14:paraId="33568A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A197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407,542</w:t>
            </w:r>
          </w:p>
        </w:tc>
        <w:tc>
          <w:tcPr>
            <w:tcW w:w="283" w:type="dxa"/>
            <w:tcBorders>
              <w:top w:val="nil"/>
              <w:left w:val="nil"/>
              <w:bottom w:val="single" w:sz="4" w:space="0" w:color="auto"/>
              <w:right w:val="single" w:sz="8" w:space="0" w:color="auto"/>
            </w:tcBorders>
            <w:shd w:val="clear" w:color="auto" w:fill="auto"/>
            <w:noWrap/>
            <w:vAlign w:val="bottom"/>
            <w:hideMark/>
          </w:tcPr>
          <w:p w14:paraId="5E2B06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3AB16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4E058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5DAE2D2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7E0761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-998</w:t>
            </w:r>
          </w:p>
        </w:tc>
        <w:tc>
          <w:tcPr>
            <w:tcW w:w="283" w:type="dxa"/>
            <w:tcBorders>
              <w:top w:val="nil"/>
              <w:left w:val="nil"/>
              <w:bottom w:val="nil"/>
              <w:right w:val="nil"/>
            </w:tcBorders>
            <w:shd w:val="clear" w:color="auto" w:fill="auto"/>
            <w:noWrap/>
            <w:vAlign w:val="bottom"/>
            <w:hideMark/>
          </w:tcPr>
          <w:p w14:paraId="7C3907E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2F0D53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18,455</w:t>
            </w:r>
          </w:p>
        </w:tc>
        <w:tc>
          <w:tcPr>
            <w:tcW w:w="284" w:type="dxa"/>
            <w:tcBorders>
              <w:top w:val="nil"/>
              <w:left w:val="nil"/>
              <w:bottom w:val="nil"/>
              <w:right w:val="nil"/>
            </w:tcBorders>
            <w:shd w:val="clear" w:color="auto" w:fill="auto"/>
            <w:noWrap/>
            <w:vAlign w:val="bottom"/>
            <w:hideMark/>
          </w:tcPr>
          <w:p w14:paraId="5C2FEC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9E538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19,453</w:t>
            </w:r>
          </w:p>
        </w:tc>
        <w:tc>
          <w:tcPr>
            <w:tcW w:w="283" w:type="dxa"/>
            <w:tcBorders>
              <w:top w:val="nil"/>
              <w:left w:val="nil"/>
              <w:bottom w:val="nil"/>
              <w:right w:val="nil"/>
            </w:tcBorders>
            <w:shd w:val="clear" w:color="auto" w:fill="auto"/>
            <w:noWrap/>
            <w:vAlign w:val="bottom"/>
            <w:hideMark/>
          </w:tcPr>
          <w:p w14:paraId="15F7C80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C06CE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-423</w:t>
            </w:r>
          </w:p>
        </w:tc>
        <w:tc>
          <w:tcPr>
            <w:tcW w:w="284" w:type="dxa"/>
            <w:tcBorders>
              <w:top w:val="nil"/>
              <w:left w:val="nil"/>
              <w:bottom w:val="nil"/>
              <w:right w:val="nil"/>
            </w:tcBorders>
            <w:shd w:val="clear" w:color="auto" w:fill="auto"/>
            <w:noWrap/>
            <w:vAlign w:val="bottom"/>
            <w:hideMark/>
          </w:tcPr>
          <w:p w14:paraId="3A1FEAD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581D22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11,460</w:t>
            </w:r>
          </w:p>
        </w:tc>
        <w:tc>
          <w:tcPr>
            <w:tcW w:w="284" w:type="dxa"/>
            <w:tcBorders>
              <w:top w:val="nil"/>
              <w:left w:val="nil"/>
              <w:bottom w:val="nil"/>
              <w:right w:val="nil"/>
            </w:tcBorders>
            <w:shd w:val="clear" w:color="auto" w:fill="auto"/>
            <w:noWrap/>
            <w:vAlign w:val="bottom"/>
            <w:hideMark/>
          </w:tcPr>
          <w:p w14:paraId="106954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3D1185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11,883</w:t>
            </w:r>
          </w:p>
        </w:tc>
        <w:tc>
          <w:tcPr>
            <w:tcW w:w="283" w:type="dxa"/>
            <w:tcBorders>
              <w:top w:val="nil"/>
              <w:left w:val="nil"/>
              <w:bottom w:val="nil"/>
              <w:right w:val="nil"/>
            </w:tcBorders>
            <w:shd w:val="clear" w:color="auto" w:fill="auto"/>
            <w:noWrap/>
            <w:vAlign w:val="bottom"/>
            <w:hideMark/>
          </w:tcPr>
          <w:p w14:paraId="77A0020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07A65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-1,421</w:t>
            </w:r>
          </w:p>
        </w:tc>
        <w:tc>
          <w:tcPr>
            <w:tcW w:w="283" w:type="dxa"/>
            <w:tcBorders>
              <w:top w:val="nil"/>
              <w:left w:val="nil"/>
              <w:bottom w:val="nil"/>
              <w:right w:val="nil"/>
            </w:tcBorders>
            <w:shd w:val="clear" w:color="auto" w:fill="auto"/>
            <w:noWrap/>
            <w:vAlign w:val="bottom"/>
            <w:hideMark/>
          </w:tcPr>
          <w:p w14:paraId="028307C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7CE1A4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29,915</w:t>
            </w:r>
          </w:p>
        </w:tc>
        <w:tc>
          <w:tcPr>
            <w:tcW w:w="284" w:type="dxa"/>
            <w:tcBorders>
              <w:top w:val="nil"/>
              <w:left w:val="nil"/>
              <w:bottom w:val="nil"/>
              <w:right w:val="nil"/>
            </w:tcBorders>
            <w:shd w:val="clear" w:color="auto" w:fill="auto"/>
            <w:noWrap/>
            <w:vAlign w:val="bottom"/>
            <w:hideMark/>
          </w:tcPr>
          <w:p w14:paraId="38D336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9EAC7A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31,336</w:t>
            </w:r>
          </w:p>
        </w:tc>
        <w:tc>
          <w:tcPr>
            <w:tcW w:w="283" w:type="dxa"/>
            <w:tcBorders>
              <w:top w:val="nil"/>
              <w:left w:val="nil"/>
              <w:bottom w:val="nil"/>
              <w:right w:val="single" w:sz="8" w:space="0" w:color="auto"/>
            </w:tcBorders>
            <w:shd w:val="clear" w:color="auto" w:fill="auto"/>
            <w:noWrap/>
            <w:vAlign w:val="bottom"/>
            <w:hideMark/>
          </w:tcPr>
          <w:p w14:paraId="5EFAB9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317D592"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659786C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19556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43ED5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-950</w:t>
            </w:r>
          </w:p>
        </w:tc>
        <w:tc>
          <w:tcPr>
            <w:tcW w:w="283" w:type="dxa"/>
            <w:tcBorders>
              <w:top w:val="nil"/>
              <w:left w:val="nil"/>
              <w:bottom w:val="nil"/>
              <w:right w:val="nil"/>
            </w:tcBorders>
            <w:shd w:val="clear" w:color="auto" w:fill="auto"/>
            <w:noWrap/>
            <w:vAlign w:val="bottom"/>
            <w:hideMark/>
          </w:tcPr>
          <w:p w14:paraId="043EF8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BF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74,013</w:t>
            </w:r>
          </w:p>
        </w:tc>
        <w:tc>
          <w:tcPr>
            <w:tcW w:w="284" w:type="dxa"/>
            <w:tcBorders>
              <w:top w:val="nil"/>
              <w:left w:val="nil"/>
              <w:bottom w:val="nil"/>
              <w:right w:val="nil"/>
            </w:tcBorders>
            <w:shd w:val="clear" w:color="auto" w:fill="auto"/>
            <w:noWrap/>
            <w:vAlign w:val="bottom"/>
            <w:hideMark/>
          </w:tcPr>
          <w:p w14:paraId="0DA3B2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C0625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74,963</w:t>
            </w:r>
          </w:p>
        </w:tc>
        <w:tc>
          <w:tcPr>
            <w:tcW w:w="283" w:type="dxa"/>
            <w:tcBorders>
              <w:top w:val="nil"/>
              <w:left w:val="nil"/>
              <w:bottom w:val="nil"/>
              <w:right w:val="nil"/>
            </w:tcBorders>
            <w:shd w:val="clear" w:color="auto" w:fill="auto"/>
            <w:noWrap/>
            <w:vAlign w:val="bottom"/>
            <w:hideMark/>
          </w:tcPr>
          <w:p w14:paraId="72D34B1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EF41B4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w:t>
            </w:r>
          </w:p>
        </w:tc>
        <w:tc>
          <w:tcPr>
            <w:tcW w:w="284" w:type="dxa"/>
            <w:tcBorders>
              <w:top w:val="nil"/>
              <w:left w:val="nil"/>
              <w:bottom w:val="nil"/>
              <w:right w:val="nil"/>
            </w:tcBorders>
            <w:shd w:val="clear" w:color="auto" w:fill="auto"/>
            <w:noWrap/>
            <w:vAlign w:val="bottom"/>
            <w:hideMark/>
          </w:tcPr>
          <w:p w14:paraId="65C6501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FCA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49,391</w:t>
            </w:r>
          </w:p>
        </w:tc>
        <w:tc>
          <w:tcPr>
            <w:tcW w:w="284" w:type="dxa"/>
            <w:tcBorders>
              <w:top w:val="nil"/>
              <w:left w:val="nil"/>
              <w:bottom w:val="nil"/>
              <w:right w:val="nil"/>
            </w:tcBorders>
            <w:shd w:val="clear" w:color="auto" w:fill="auto"/>
            <w:noWrap/>
            <w:vAlign w:val="bottom"/>
            <w:hideMark/>
          </w:tcPr>
          <w:p w14:paraId="0ED35E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DE7F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49,501</w:t>
            </w:r>
          </w:p>
        </w:tc>
        <w:tc>
          <w:tcPr>
            <w:tcW w:w="283" w:type="dxa"/>
            <w:tcBorders>
              <w:top w:val="nil"/>
              <w:left w:val="nil"/>
              <w:bottom w:val="nil"/>
              <w:right w:val="nil"/>
            </w:tcBorders>
            <w:shd w:val="clear" w:color="auto" w:fill="auto"/>
            <w:noWrap/>
            <w:vAlign w:val="bottom"/>
            <w:hideMark/>
          </w:tcPr>
          <w:p w14:paraId="3BCBEB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9141C4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-1,060</w:t>
            </w:r>
          </w:p>
        </w:tc>
        <w:tc>
          <w:tcPr>
            <w:tcW w:w="283" w:type="dxa"/>
            <w:tcBorders>
              <w:top w:val="nil"/>
              <w:left w:val="nil"/>
              <w:bottom w:val="nil"/>
              <w:right w:val="nil"/>
            </w:tcBorders>
            <w:shd w:val="clear" w:color="auto" w:fill="auto"/>
            <w:noWrap/>
            <w:vAlign w:val="bottom"/>
            <w:hideMark/>
          </w:tcPr>
          <w:p w14:paraId="338D9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A9515D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123,404</w:t>
            </w:r>
          </w:p>
        </w:tc>
        <w:tc>
          <w:tcPr>
            <w:tcW w:w="284" w:type="dxa"/>
            <w:tcBorders>
              <w:top w:val="nil"/>
              <w:left w:val="nil"/>
              <w:bottom w:val="nil"/>
              <w:right w:val="nil"/>
            </w:tcBorders>
            <w:shd w:val="clear" w:color="auto" w:fill="auto"/>
            <w:noWrap/>
            <w:vAlign w:val="bottom"/>
            <w:hideMark/>
          </w:tcPr>
          <w:p w14:paraId="247393A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0F335A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124,464</w:t>
            </w:r>
          </w:p>
        </w:tc>
        <w:tc>
          <w:tcPr>
            <w:tcW w:w="283" w:type="dxa"/>
            <w:tcBorders>
              <w:top w:val="nil"/>
              <w:left w:val="nil"/>
              <w:bottom w:val="nil"/>
              <w:right w:val="single" w:sz="8" w:space="0" w:color="auto"/>
            </w:tcBorders>
            <w:shd w:val="clear" w:color="auto" w:fill="auto"/>
            <w:noWrap/>
            <w:vAlign w:val="bottom"/>
            <w:hideMark/>
          </w:tcPr>
          <w:p w14:paraId="0D5DD09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5D1624"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4692788" w14:textId="52ECB274"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11E54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33964F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-3,235</w:t>
            </w:r>
          </w:p>
        </w:tc>
        <w:tc>
          <w:tcPr>
            <w:tcW w:w="283" w:type="dxa"/>
            <w:tcBorders>
              <w:top w:val="nil"/>
              <w:left w:val="nil"/>
              <w:bottom w:val="single" w:sz="4" w:space="0" w:color="auto"/>
              <w:right w:val="nil"/>
            </w:tcBorders>
            <w:shd w:val="clear" w:color="auto" w:fill="auto"/>
            <w:noWrap/>
            <w:vAlign w:val="bottom"/>
            <w:hideMark/>
          </w:tcPr>
          <w:p w14:paraId="28737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157723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207,606</w:t>
            </w:r>
          </w:p>
        </w:tc>
        <w:tc>
          <w:tcPr>
            <w:tcW w:w="284" w:type="dxa"/>
            <w:tcBorders>
              <w:top w:val="nil"/>
              <w:left w:val="nil"/>
              <w:bottom w:val="single" w:sz="4" w:space="0" w:color="auto"/>
              <w:right w:val="nil"/>
            </w:tcBorders>
            <w:shd w:val="clear" w:color="auto" w:fill="auto"/>
            <w:noWrap/>
            <w:vAlign w:val="bottom"/>
            <w:hideMark/>
          </w:tcPr>
          <w:p w14:paraId="42C679D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3CBAF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210,841</w:t>
            </w:r>
          </w:p>
        </w:tc>
        <w:tc>
          <w:tcPr>
            <w:tcW w:w="283" w:type="dxa"/>
            <w:tcBorders>
              <w:top w:val="nil"/>
              <w:left w:val="nil"/>
              <w:bottom w:val="single" w:sz="4" w:space="0" w:color="auto"/>
              <w:right w:val="nil"/>
            </w:tcBorders>
            <w:shd w:val="clear" w:color="auto" w:fill="auto"/>
            <w:noWrap/>
            <w:vAlign w:val="bottom"/>
            <w:hideMark/>
          </w:tcPr>
          <w:p w14:paraId="5BDD86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5C863DB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-4,902</w:t>
            </w:r>
          </w:p>
        </w:tc>
        <w:tc>
          <w:tcPr>
            <w:tcW w:w="284" w:type="dxa"/>
            <w:tcBorders>
              <w:top w:val="nil"/>
              <w:left w:val="nil"/>
              <w:bottom w:val="single" w:sz="4" w:space="0" w:color="auto"/>
              <w:right w:val="nil"/>
            </w:tcBorders>
            <w:shd w:val="clear" w:color="auto" w:fill="auto"/>
            <w:noWrap/>
            <w:vAlign w:val="bottom"/>
            <w:hideMark/>
          </w:tcPr>
          <w:p w14:paraId="24FBC0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91D48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185,925</w:t>
            </w:r>
          </w:p>
        </w:tc>
        <w:tc>
          <w:tcPr>
            <w:tcW w:w="284" w:type="dxa"/>
            <w:tcBorders>
              <w:top w:val="nil"/>
              <w:left w:val="nil"/>
              <w:bottom w:val="single" w:sz="4" w:space="0" w:color="auto"/>
              <w:right w:val="nil"/>
            </w:tcBorders>
            <w:shd w:val="clear" w:color="auto" w:fill="auto"/>
            <w:noWrap/>
            <w:vAlign w:val="bottom"/>
            <w:hideMark/>
          </w:tcPr>
          <w:p w14:paraId="236417E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1F6394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190,827</w:t>
            </w:r>
          </w:p>
        </w:tc>
        <w:tc>
          <w:tcPr>
            <w:tcW w:w="283" w:type="dxa"/>
            <w:tcBorders>
              <w:top w:val="nil"/>
              <w:left w:val="nil"/>
              <w:bottom w:val="single" w:sz="4" w:space="0" w:color="auto"/>
              <w:right w:val="nil"/>
            </w:tcBorders>
            <w:shd w:val="clear" w:color="auto" w:fill="auto"/>
            <w:noWrap/>
            <w:vAlign w:val="bottom"/>
            <w:hideMark/>
          </w:tcPr>
          <w:p w14:paraId="6DFF7D3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7D741B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-8,137</w:t>
            </w:r>
          </w:p>
        </w:tc>
        <w:tc>
          <w:tcPr>
            <w:tcW w:w="283" w:type="dxa"/>
            <w:tcBorders>
              <w:top w:val="nil"/>
              <w:left w:val="nil"/>
              <w:bottom w:val="single" w:sz="4" w:space="0" w:color="auto"/>
              <w:right w:val="nil"/>
            </w:tcBorders>
            <w:shd w:val="clear" w:color="auto" w:fill="auto"/>
            <w:noWrap/>
            <w:vAlign w:val="bottom"/>
            <w:hideMark/>
          </w:tcPr>
          <w:p w14:paraId="6A547E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6932DD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393,531</w:t>
            </w:r>
          </w:p>
        </w:tc>
        <w:tc>
          <w:tcPr>
            <w:tcW w:w="284" w:type="dxa"/>
            <w:tcBorders>
              <w:top w:val="nil"/>
              <w:left w:val="nil"/>
              <w:bottom w:val="single" w:sz="4" w:space="0" w:color="auto"/>
              <w:right w:val="nil"/>
            </w:tcBorders>
            <w:shd w:val="clear" w:color="auto" w:fill="auto"/>
            <w:noWrap/>
            <w:vAlign w:val="bottom"/>
            <w:hideMark/>
          </w:tcPr>
          <w:p w14:paraId="17515C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51CA9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401,668</w:t>
            </w:r>
          </w:p>
        </w:tc>
        <w:tc>
          <w:tcPr>
            <w:tcW w:w="283" w:type="dxa"/>
            <w:tcBorders>
              <w:top w:val="nil"/>
              <w:left w:val="nil"/>
              <w:bottom w:val="single" w:sz="4" w:space="0" w:color="auto"/>
              <w:right w:val="single" w:sz="8" w:space="0" w:color="auto"/>
            </w:tcBorders>
            <w:shd w:val="clear" w:color="auto" w:fill="auto"/>
            <w:noWrap/>
            <w:vAlign w:val="bottom"/>
            <w:hideMark/>
          </w:tcPr>
          <w:p w14:paraId="07D58BB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010D0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271AD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633CEFE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CBAC2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-1,366</w:t>
            </w:r>
          </w:p>
        </w:tc>
        <w:tc>
          <w:tcPr>
            <w:tcW w:w="283" w:type="dxa"/>
            <w:tcBorders>
              <w:top w:val="nil"/>
              <w:left w:val="nil"/>
              <w:bottom w:val="nil"/>
              <w:right w:val="nil"/>
            </w:tcBorders>
            <w:shd w:val="clear" w:color="auto" w:fill="auto"/>
            <w:noWrap/>
            <w:vAlign w:val="bottom"/>
            <w:hideMark/>
          </w:tcPr>
          <w:p w14:paraId="279777E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8E0C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17,817</w:t>
            </w:r>
          </w:p>
        </w:tc>
        <w:tc>
          <w:tcPr>
            <w:tcW w:w="284" w:type="dxa"/>
            <w:tcBorders>
              <w:top w:val="nil"/>
              <w:left w:val="nil"/>
              <w:bottom w:val="nil"/>
              <w:right w:val="nil"/>
            </w:tcBorders>
            <w:shd w:val="clear" w:color="auto" w:fill="auto"/>
            <w:noWrap/>
            <w:vAlign w:val="bottom"/>
            <w:hideMark/>
          </w:tcPr>
          <w:p w14:paraId="6365042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5C64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19,183</w:t>
            </w:r>
          </w:p>
        </w:tc>
        <w:tc>
          <w:tcPr>
            <w:tcW w:w="283" w:type="dxa"/>
            <w:tcBorders>
              <w:top w:val="nil"/>
              <w:left w:val="nil"/>
              <w:bottom w:val="nil"/>
              <w:right w:val="nil"/>
            </w:tcBorders>
            <w:shd w:val="clear" w:color="auto" w:fill="auto"/>
            <w:noWrap/>
            <w:vAlign w:val="bottom"/>
            <w:hideMark/>
          </w:tcPr>
          <w:p w14:paraId="349B39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1FB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-658</w:t>
            </w:r>
          </w:p>
        </w:tc>
        <w:tc>
          <w:tcPr>
            <w:tcW w:w="284" w:type="dxa"/>
            <w:tcBorders>
              <w:top w:val="nil"/>
              <w:left w:val="nil"/>
              <w:bottom w:val="nil"/>
              <w:right w:val="nil"/>
            </w:tcBorders>
            <w:shd w:val="clear" w:color="auto" w:fill="auto"/>
            <w:noWrap/>
            <w:vAlign w:val="bottom"/>
            <w:hideMark/>
          </w:tcPr>
          <w:p w14:paraId="626F7F5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A73FDC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11,097</w:t>
            </w:r>
          </w:p>
        </w:tc>
        <w:tc>
          <w:tcPr>
            <w:tcW w:w="284" w:type="dxa"/>
            <w:tcBorders>
              <w:top w:val="nil"/>
              <w:left w:val="nil"/>
              <w:bottom w:val="nil"/>
              <w:right w:val="nil"/>
            </w:tcBorders>
            <w:shd w:val="clear" w:color="auto" w:fill="auto"/>
            <w:noWrap/>
            <w:vAlign w:val="bottom"/>
            <w:hideMark/>
          </w:tcPr>
          <w:p w14:paraId="7EDC5DD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709D08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11,755</w:t>
            </w:r>
          </w:p>
        </w:tc>
        <w:tc>
          <w:tcPr>
            <w:tcW w:w="283" w:type="dxa"/>
            <w:tcBorders>
              <w:top w:val="nil"/>
              <w:left w:val="nil"/>
              <w:bottom w:val="nil"/>
              <w:right w:val="nil"/>
            </w:tcBorders>
            <w:shd w:val="clear" w:color="auto" w:fill="auto"/>
            <w:noWrap/>
            <w:vAlign w:val="bottom"/>
            <w:hideMark/>
          </w:tcPr>
          <w:p w14:paraId="7E92DF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639DE4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-2,024</w:t>
            </w:r>
          </w:p>
        </w:tc>
        <w:tc>
          <w:tcPr>
            <w:tcW w:w="283" w:type="dxa"/>
            <w:tcBorders>
              <w:top w:val="nil"/>
              <w:left w:val="nil"/>
              <w:bottom w:val="nil"/>
              <w:right w:val="nil"/>
            </w:tcBorders>
            <w:shd w:val="clear" w:color="auto" w:fill="auto"/>
            <w:noWrap/>
            <w:vAlign w:val="bottom"/>
            <w:hideMark/>
          </w:tcPr>
          <w:p w14:paraId="3B4DF4E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8B878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28,914</w:t>
            </w:r>
          </w:p>
        </w:tc>
        <w:tc>
          <w:tcPr>
            <w:tcW w:w="284" w:type="dxa"/>
            <w:tcBorders>
              <w:top w:val="nil"/>
              <w:left w:val="nil"/>
              <w:bottom w:val="nil"/>
              <w:right w:val="nil"/>
            </w:tcBorders>
            <w:shd w:val="clear" w:color="auto" w:fill="auto"/>
            <w:noWrap/>
            <w:vAlign w:val="bottom"/>
            <w:hideMark/>
          </w:tcPr>
          <w:p w14:paraId="17E1ED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69C7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30,938</w:t>
            </w:r>
          </w:p>
        </w:tc>
        <w:tc>
          <w:tcPr>
            <w:tcW w:w="283" w:type="dxa"/>
            <w:tcBorders>
              <w:top w:val="nil"/>
              <w:left w:val="nil"/>
              <w:bottom w:val="nil"/>
              <w:right w:val="single" w:sz="8" w:space="0" w:color="auto"/>
            </w:tcBorders>
            <w:shd w:val="clear" w:color="auto" w:fill="auto"/>
            <w:noWrap/>
            <w:vAlign w:val="bottom"/>
            <w:hideMark/>
          </w:tcPr>
          <w:p w14:paraId="6207CB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08E44D"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028110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C224CB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6AE5655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-1,392</w:t>
            </w:r>
          </w:p>
        </w:tc>
        <w:tc>
          <w:tcPr>
            <w:tcW w:w="283" w:type="dxa"/>
            <w:tcBorders>
              <w:top w:val="nil"/>
              <w:left w:val="nil"/>
              <w:bottom w:val="nil"/>
              <w:right w:val="nil"/>
            </w:tcBorders>
            <w:shd w:val="clear" w:color="auto" w:fill="auto"/>
            <w:noWrap/>
            <w:vAlign w:val="bottom"/>
            <w:hideMark/>
          </w:tcPr>
          <w:p w14:paraId="7D6D9B8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F5BEF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73,161</w:t>
            </w:r>
          </w:p>
        </w:tc>
        <w:tc>
          <w:tcPr>
            <w:tcW w:w="284" w:type="dxa"/>
            <w:tcBorders>
              <w:top w:val="nil"/>
              <w:left w:val="nil"/>
              <w:bottom w:val="nil"/>
              <w:right w:val="nil"/>
            </w:tcBorders>
            <w:shd w:val="clear" w:color="auto" w:fill="auto"/>
            <w:noWrap/>
            <w:vAlign w:val="bottom"/>
            <w:hideMark/>
          </w:tcPr>
          <w:p w14:paraId="1EAB4FD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D21A8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74,553</w:t>
            </w:r>
          </w:p>
        </w:tc>
        <w:tc>
          <w:tcPr>
            <w:tcW w:w="283" w:type="dxa"/>
            <w:tcBorders>
              <w:top w:val="nil"/>
              <w:left w:val="nil"/>
              <w:bottom w:val="nil"/>
              <w:right w:val="nil"/>
            </w:tcBorders>
            <w:shd w:val="clear" w:color="auto" w:fill="auto"/>
            <w:noWrap/>
            <w:vAlign w:val="bottom"/>
            <w:hideMark/>
          </w:tcPr>
          <w:p w14:paraId="7F5633F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915577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170</w:t>
            </w:r>
          </w:p>
        </w:tc>
        <w:tc>
          <w:tcPr>
            <w:tcW w:w="284" w:type="dxa"/>
            <w:tcBorders>
              <w:top w:val="nil"/>
              <w:left w:val="nil"/>
              <w:bottom w:val="nil"/>
              <w:right w:val="nil"/>
            </w:tcBorders>
            <w:shd w:val="clear" w:color="auto" w:fill="auto"/>
            <w:noWrap/>
            <w:vAlign w:val="bottom"/>
            <w:hideMark/>
          </w:tcPr>
          <w:p w14:paraId="32CA23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C12EE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49,648</w:t>
            </w:r>
          </w:p>
        </w:tc>
        <w:tc>
          <w:tcPr>
            <w:tcW w:w="284" w:type="dxa"/>
            <w:tcBorders>
              <w:top w:val="nil"/>
              <w:left w:val="nil"/>
              <w:bottom w:val="nil"/>
              <w:right w:val="nil"/>
            </w:tcBorders>
            <w:shd w:val="clear" w:color="auto" w:fill="auto"/>
            <w:noWrap/>
            <w:vAlign w:val="bottom"/>
            <w:hideMark/>
          </w:tcPr>
          <w:p w14:paraId="01315DB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E4EA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49,478</w:t>
            </w:r>
          </w:p>
        </w:tc>
        <w:tc>
          <w:tcPr>
            <w:tcW w:w="283" w:type="dxa"/>
            <w:tcBorders>
              <w:top w:val="nil"/>
              <w:left w:val="nil"/>
              <w:bottom w:val="nil"/>
              <w:right w:val="nil"/>
            </w:tcBorders>
            <w:shd w:val="clear" w:color="auto" w:fill="auto"/>
            <w:noWrap/>
            <w:vAlign w:val="bottom"/>
            <w:hideMark/>
          </w:tcPr>
          <w:p w14:paraId="32006E3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5913D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-1,222</w:t>
            </w:r>
          </w:p>
        </w:tc>
        <w:tc>
          <w:tcPr>
            <w:tcW w:w="283" w:type="dxa"/>
            <w:tcBorders>
              <w:top w:val="nil"/>
              <w:left w:val="nil"/>
              <w:bottom w:val="nil"/>
              <w:right w:val="nil"/>
            </w:tcBorders>
            <w:shd w:val="clear" w:color="auto" w:fill="auto"/>
            <w:noWrap/>
            <w:vAlign w:val="bottom"/>
            <w:hideMark/>
          </w:tcPr>
          <w:p w14:paraId="3FF5F07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91657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122,809</w:t>
            </w:r>
          </w:p>
        </w:tc>
        <w:tc>
          <w:tcPr>
            <w:tcW w:w="284" w:type="dxa"/>
            <w:tcBorders>
              <w:top w:val="nil"/>
              <w:left w:val="nil"/>
              <w:bottom w:val="nil"/>
              <w:right w:val="nil"/>
            </w:tcBorders>
            <w:shd w:val="clear" w:color="auto" w:fill="auto"/>
            <w:noWrap/>
            <w:vAlign w:val="bottom"/>
            <w:hideMark/>
          </w:tcPr>
          <w:p w14:paraId="491472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068D29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124,031</w:t>
            </w:r>
          </w:p>
        </w:tc>
        <w:tc>
          <w:tcPr>
            <w:tcW w:w="283" w:type="dxa"/>
            <w:tcBorders>
              <w:top w:val="nil"/>
              <w:left w:val="nil"/>
              <w:bottom w:val="nil"/>
              <w:right w:val="single" w:sz="8" w:space="0" w:color="auto"/>
            </w:tcBorders>
            <w:shd w:val="clear" w:color="auto" w:fill="auto"/>
            <w:noWrap/>
            <w:vAlign w:val="bottom"/>
            <w:hideMark/>
          </w:tcPr>
          <w:p w14:paraId="4062B6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DE83068"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3E2B129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74588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2B745B8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1,002</w:t>
            </w:r>
          </w:p>
        </w:tc>
        <w:tc>
          <w:tcPr>
            <w:tcW w:w="283" w:type="dxa"/>
            <w:tcBorders>
              <w:top w:val="nil"/>
              <w:left w:val="nil"/>
              <w:bottom w:val="single" w:sz="4" w:space="0" w:color="auto"/>
              <w:right w:val="nil"/>
            </w:tcBorders>
            <w:shd w:val="clear" w:color="auto" w:fill="auto"/>
            <w:noWrap/>
            <w:vAlign w:val="bottom"/>
            <w:hideMark/>
          </w:tcPr>
          <w:p w14:paraId="29E81DE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8CF7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209,909</w:t>
            </w:r>
          </w:p>
        </w:tc>
        <w:tc>
          <w:tcPr>
            <w:tcW w:w="284" w:type="dxa"/>
            <w:tcBorders>
              <w:top w:val="nil"/>
              <w:left w:val="nil"/>
              <w:bottom w:val="single" w:sz="4" w:space="0" w:color="auto"/>
              <w:right w:val="nil"/>
            </w:tcBorders>
            <w:shd w:val="clear" w:color="auto" w:fill="auto"/>
            <w:noWrap/>
            <w:vAlign w:val="bottom"/>
            <w:hideMark/>
          </w:tcPr>
          <w:p w14:paraId="59337C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2B6EC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208,907</w:t>
            </w:r>
          </w:p>
        </w:tc>
        <w:tc>
          <w:tcPr>
            <w:tcW w:w="283" w:type="dxa"/>
            <w:tcBorders>
              <w:top w:val="nil"/>
              <w:left w:val="nil"/>
              <w:bottom w:val="single" w:sz="4" w:space="0" w:color="auto"/>
              <w:right w:val="nil"/>
            </w:tcBorders>
            <w:shd w:val="clear" w:color="auto" w:fill="auto"/>
            <w:noWrap/>
            <w:vAlign w:val="bottom"/>
            <w:hideMark/>
          </w:tcPr>
          <w:p w14:paraId="48463AB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9463CB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1,301</w:t>
            </w:r>
          </w:p>
        </w:tc>
        <w:tc>
          <w:tcPr>
            <w:tcW w:w="284" w:type="dxa"/>
            <w:tcBorders>
              <w:top w:val="nil"/>
              <w:left w:val="nil"/>
              <w:bottom w:val="single" w:sz="4" w:space="0" w:color="auto"/>
              <w:right w:val="nil"/>
            </w:tcBorders>
            <w:shd w:val="clear" w:color="auto" w:fill="auto"/>
            <w:noWrap/>
            <w:vAlign w:val="bottom"/>
            <w:hideMark/>
          </w:tcPr>
          <w:p w14:paraId="26941C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B27D3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189,135</w:t>
            </w:r>
          </w:p>
        </w:tc>
        <w:tc>
          <w:tcPr>
            <w:tcW w:w="284" w:type="dxa"/>
            <w:tcBorders>
              <w:top w:val="nil"/>
              <w:left w:val="nil"/>
              <w:bottom w:val="single" w:sz="4" w:space="0" w:color="auto"/>
              <w:right w:val="nil"/>
            </w:tcBorders>
            <w:shd w:val="clear" w:color="auto" w:fill="auto"/>
            <w:noWrap/>
            <w:vAlign w:val="bottom"/>
            <w:hideMark/>
          </w:tcPr>
          <w:p w14:paraId="61DA35B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B4C24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187,834</w:t>
            </w:r>
          </w:p>
        </w:tc>
        <w:tc>
          <w:tcPr>
            <w:tcW w:w="283" w:type="dxa"/>
            <w:tcBorders>
              <w:top w:val="nil"/>
              <w:left w:val="nil"/>
              <w:bottom w:val="single" w:sz="4" w:space="0" w:color="auto"/>
              <w:right w:val="nil"/>
            </w:tcBorders>
            <w:shd w:val="clear" w:color="auto" w:fill="auto"/>
            <w:noWrap/>
            <w:vAlign w:val="bottom"/>
            <w:hideMark/>
          </w:tcPr>
          <w:p w14:paraId="030DB80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05A3FA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2,303</w:t>
            </w:r>
          </w:p>
        </w:tc>
        <w:tc>
          <w:tcPr>
            <w:tcW w:w="283" w:type="dxa"/>
            <w:tcBorders>
              <w:top w:val="nil"/>
              <w:left w:val="nil"/>
              <w:bottom w:val="single" w:sz="4" w:space="0" w:color="auto"/>
              <w:right w:val="nil"/>
            </w:tcBorders>
            <w:shd w:val="clear" w:color="auto" w:fill="auto"/>
            <w:noWrap/>
            <w:vAlign w:val="bottom"/>
            <w:hideMark/>
          </w:tcPr>
          <w:p w14:paraId="614808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36EFE3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399,044</w:t>
            </w:r>
          </w:p>
        </w:tc>
        <w:tc>
          <w:tcPr>
            <w:tcW w:w="284" w:type="dxa"/>
            <w:tcBorders>
              <w:top w:val="nil"/>
              <w:left w:val="nil"/>
              <w:bottom w:val="single" w:sz="4" w:space="0" w:color="auto"/>
              <w:right w:val="nil"/>
            </w:tcBorders>
            <w:shd w:val="clear" w:color="auto" w:fill="auto"/>
            <w:noWrap/>
            <w:vAlign w:val="bottom"/>
            <w:hideMark/>
          </w:tcPr>
          <w:p w14:paraId="741B69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AAE5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396,741</w:t>
            </w:r>
          </w:p>
        </w:tc>
        <w:tc>
          <w:tcPr>
            <w:tcW w:w="283" w:type="dxa"/>
            <w:tcBorders>
              <w:top w:val="nil"/>
              <w:left w:val="nil"/>
              <w:bottom w:val="single" w:sz="4" w:space="0" w:color="auto"/>
              <w:right w:val="single" w:sz="8" w:space="0" w:color="auto"/>
            </w:tcBorders>
            <w:shd w:val="clear" w:color="auto" w:fill="auto"/>
            <w:noWrap/>
            <w:vAlign w:val="bottom"/>
            <w:hideMark/>
          </w:tcPr>
          <w:p w14:paraId="6E7231A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19F2B51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3F95E41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745D20A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BB552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-786</w:t>
            </w:r>
          </w:p>
        </w:tc>
        <w:tc>
          <w:tcPr>
            <w:tcW w:w="283" w:type="dxa"/>
            <w:tcBorders>
              <w:top w:val="nil"/>
              <w:left w:val="nil"/>
              <w:bottom w:val="nil"/>
              <w:right w:val="nil"/>
            </w:tcBorders>
            <w:shd w:val="clear" w:color="auto" w:fill="auto"/>
            <w:noWrap/>
            <w:vAlign w:val="bottom"/>
            <w:hideMark/>
          </w:tcPr>
          <w:p w14:paraId="34BE9D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BE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18,025</w:t>
            </w:r>
          </w:p>
        </w:tc>
        <w:tc>
          <w:tcPr>
            <w:tcW w:w="284" w:type="dxa"/>
            <w:tcBorders>
              <w:top w:val="nil"/>
              <w:left w:val="nil"/>
              <w:bottom w:val="nil"/>
              <w:right w:val="nil"/>
            </w:tcBorders>
            <w:shd w:val="clear" w:color="auto" w:fill="auto"/>
            <w:noWrap/>
            <w:vAlign w:val="bottom"/>
            <w:hideMark/>
          </w:tcPr>
          <w:p w14:paraId="0EA4D77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4EB683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18,811</w:t>
            </w:r>
          </w:p>
        </w:tc>
        <w:tc>
          <w:tcPr>
            <w:tcW w:w="283" w:type="dxa"/>
            <w:tcBorders>
              <w:top w:val="nil"/>
              <w:left w:val="nil"/>
              <w:bottom w:val="nil"/>
              <w:right w:val="nil"/>
            </w:tcBorders>
            <w:shd w:val="clear" w:color="auto" w:fill="auto"/>
            <w:noWrap/>
            <w:vAlign w:val="bottom"/>
            <w:hideMark/>
          </w:tcPr>
          <w:p w14:paraId="360AF53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6DAE3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-465</w:t>
            </w:r>
          </w:p>
        </w:tc>
        <w:tc>
          <w:tcPr>
            <w:tcW w:w="284" w:type="dxa"/>
            <w:tcBorders>
              <w:top w:val="nil"/>
              <w:left w:val="nil"/>
              <w:bottom w:val="nil"/>
              <w:right w:val="nil"/>
            </w:tcBorders>
            <w:shd w:val="clear" w:color="auto" w:fill="auto"/>
            <w:noWrap/>
            <w:vAlign w:val="bottom"/>
            <w:hideMark/>
          </w:tcPr>
          <w:p w14:paraId="53C099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E079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11,062</w:t>
            </w:r>
          </w:p>
        </w:tc>
        <w:tc>
          <w:tcPr>
            <w:tcW w:w="284" w:type="dxa"/>
            <w:tcBorders>
              <w:top w:val="nil"/>
              <w:left w:val="nil"/>
              <w:bottom w:val="nil"/>
              <w:right w:val="nil"/>
            </w:tcBorders>
            <w:shd w:val="clear" w:color="auto" w:fill="auto"/>
            <w:noWrap/>
            <w:vAlign w:val="bottom"/>
            <w:hideMark/>
          </w:tcPr>
          <w:p w14:paraId="249BF7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65EA1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11,527</w:t>
            </w:r>
          </w:p>
        </w:tc>
        <w:tc>
          <w:tcPr>
            <w:tcW w:w="283" w:type="dxa"/>
            <w:tcBorders>
              <w:top w:val="nil"/>
              <w:left w:val="nil"/>
              <w:bottom w:val="nil"/>
              <w:right w:val="nil"/>
            </w:tcBorders>
            <w:shd w:val="clear" w:color="auto" w:fill="auto"/>
            <w:noWrap/>
            <w:vAlign w:val="bottom"/>
            <w:hideMark/>
          </w:tcPr>
          <w:p w14:paraId="76D13F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47FF8F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-1,251</w:t>
            </w:r>
          </w:p>
        </w:tc>
        <w:tc>
          <w:tcPr>
            <w:tcW w:w="283" w:type="dxa"/>
            <w:tcBorders>
              <w:top w:val="nil"/>
              <w:left w:val="nil"/>
              <w:bottom w:val="nil"/>
              <w:right w:val="nil"/>
            </w:tcBorders>
            <w:shd w:val="clear" w:color="auto" w:fill="auto"/>
            <w:noWrap/>
            <w:vAlign w:val="bottom"/>
            <w:hideMark/>
          </w:tcPr>
          <w:p w14:paraId="4C7ECF3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7DFF5E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29,087</w:t>
            </w:r>
          </w:p>
        </w:tc>
        <w:tc>
          <w:tcPr>
            <w:tcW w:w="284" w:type="dxa"/>
            <w:tcBorders>
              <w:top w:val="nil"/>
              <w:left w:val="nil"/>
              <w:bottom w:val="nil"/>
              <w:right w:val="nil"/>
            </w:tcBorders>
            <w:shd w:val="clear" w:color="auto" w:fill="auto"/>
            <w:noWrap/>
            <w:vAlign w:val="bottom"/>
            <w:hideMark/>
          </w:tcPr>
          <w:p w14:paraId="25EA5E7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37AFA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30,338</w:t>
            </w:r>
          </w:p>
        </w:tc>
        <w:tc>
          <w:tcPr>
            <w:tcW w:w="283" w:type="dxa"/>
            <w:tcBorders>
              <w:top w:val="nil"/>
              <w:left w:val="nil"/>
              <w:bottom w:val="nil"/>
              <w:right w:val="single" w:sz="8" w:space="0" w:color="auto"/>
            </w:tcBorders>
            <w:shd w:val="clear" w:color="auto" w:fill="auto"/>
            <w:noWrap/>
            <w:vAlign w:val="bottom"/>
            <w:hideMark/>
          </w:tcPr>
          <w:p w14:paraId="1259CB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0DCEEAC"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F19546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9C887C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D0CCCC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973</w:t>
            </w:r>
          </w:p>
        </w:tc>
        <w:tc>
          <w:tcPr>
            <w:tcW w:w="283" w:type="dxa"/>
            <w:tcBorders>
              <w:top w:val="nil"/>
              <w:left w:val="nil"/>
              <w:bottom w:val="nil"/>
              <w:right w:val="nil"/>
            </w:tcBorders>
            <w:shd w:val="clear" w:color="auto" w:fill="auto"/>
            <w:noWrap/>
            <w:vAlign w:val="bottom"/>
            <w:hideMark/>
          </w:tcPr>
          <w:p w14:paraId="6F17F9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CD96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74,741</w:t>
            </w:r>
          </w:p>
        </w:tc>
        <w:tc>
          <w:tcPr>
            <w:tcW w:w="284" w:type="dxa"/>
            <w:tcBorders>
              <w:top w:val="nil"/>
              <w:left w:val="nil"/>
              <w:bottom w:val="nil"/>
              <w:right w:val="nil"/>
            </w:tcBorders>
            <w:shd w:val="clear" w:color="auto" w:fill="auto"/>
            <w:noWrap/>
            <w:vAlign w:val="bottom"/>
            <w:hideMark/>
          </w:tcPr>
          <w:p w14:paraId="3B1C24D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1BDA8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73,768</w:t>
            </w:r>
          </w:p>
        </w:tc>
        <w:tc>
          <w:tcPr>
            <w:tcW w:w="283" w:type="dxa"/>
            <w:tcBorders>
              <w:top w:val="nil"/>
              <w:left w:val="nil"/>
              <w:bottom w:val="nil"/>
              <w:right w:val="nil"/>
            </w:tcBorders>
            <w:shd w:val="clear" w:color="auto" w:fill="auto"/>
            <w:noWrap/>
            <w:vAlign w:val="bottom"/>
            <w:hideMark/>
          </w:tcPr>
          <w:p w14:paraId="2404FE6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EA1A65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652</w:t>
            </w:r>
          </w:p>
        </w:tc>
        <w:tc>
          <w:tcPr>
            <w:tcW w:w="284" w:type="dxa"/>
            <w:tcBorders>
              <w:top w:val="nil"/>
              <w:left w:val="nil"/>
              <w:bottom w:val="nil"/>
              <w:right w:val="nil"/>
            </w:tcBorders>
            <w:shd w:val="clear" w:color="auto" w:fill="auto"/>
            <w:noWrap/>
            <w:vAlign w:val="bottom"/>
            <w:hideMark/>
          </w:tcPr>
          <w:p w14:paraId="4A7826E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798C7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49,853</w:t>
            </w:r>
          </w:p>
        </w:tc>
        <w:tc>
          <w:tcPr>
            <w:tcW w:w="284" w:type="dxa"/>
            <w:tcBorders>
              <w:top w:val="nil"/>
              <w:left w:val="nil"/>
              <w:bottom w:val="nil"/>
              <w:right w:val="nil"/>
            </w:tcBorders>
            <w:shd w:val="clear" w:color="auto" w:fill="auto"/>
            <w:noWrap/>
            <w:vAlign w:val="bottom"/>
            <w:hideMark/>
          </w:tcPr>
          <w:p w14:paraId="180F7B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4F1052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49,201</w:t>
            </w:r>
          </w:p>
        </w:tc>
        <w:tc>
          <w:tcPr>
            <w:tcW w:w="283" w:type="dxa"/>
            <w:tcBorders>
              <w:top w:val="nil"/>
              <w:left w:val="nil"/>
              <w:bottom w:val="nil"/>
              <w:right w:val="nil"/>
            </w:tcBorders>
            <w:shd w:val="clear" w:color="auto" w:fill="auto"/>
            <w:noWrap/>
            <w:vAlign w:val="bottom"/>
            <w:hideMark/>
          </w:tcPr>
          <w:p w14:paraId="4D5EA7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434E503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1,625</w:t>
            </w:r>
          </w:p>
        </w:tc>
        <w:tc>
          <w:tcPr>
            <w:tcW w:w="283" w:type="dxa"/>
            <w:tcBorders>
              <w:top w:val="nil"/>
              <w:left w:val="nil"/>
              <w:bottom w:val="nil"/>
              <w:right w:val="nil"/>
            </w:tcBorders>
            <w:shd w:val="clear" w:color="auto" w:fill="auto"/>
            <w:noWrap/>
            <w:vAlign w:val="bottom"/>
            <w:hideMark/>
          </w:tcPr>
          <w:p w14:paraId="2E6759B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DE8B8B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124,594</w:t>
            </w:r>
          </w:p>
        </w:tc>
        <w:tc>
          <w:tcPr>
            <w:tcW w:w="284" w:type="dxa"/>
            <w:tcBorders>
              <w:top w:val="nil"/>
              <w:left w:val="nil"/>
              <w:bottom w:val="nil"/>
              <w:right w:val="nil"/>
            </w:tcBorders>
            <w:shd w:val="clear" w:color="auto" w:fill="auto"/>
            <w:noWrap/>
            <w:vAlign w:val="bottom"/>
            <w:hideMark/>
          </w:tcPr>
          <w:p w14:paraId="7403F1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65634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122,969</w:t>
            </w:r>
          </w:p>
        </w:tc>
        <w:tc>
          <w:tcPr>
            <w:tcW w:w="283" w:type="dxa"/>
            <w:tcBorders>
              <w:top w:val="nil"/>
              <w:left w:val="nil"/>
              <w:bottom w:val="nil"/>
              <w:right w:val="single" w:sz="8" w:space="0" w:color="auto"/>
            </w:tcBorders>
            <w:shd w:val="clear" w:color="auto" w:fill="auto"/>
            <w:noWrap/>
            <w:vAlign w:val="bottom"/>
            <w:hideMark/>
          </w:tcPr>
          <w:p w14:paraId="4437EF1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0FB3A46"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6BD0CB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3D9E50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D7E690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6,505</w:t>
            </w:r>
          </w:p>
        </w:tc>
        <w:tc>
          <w:tcPr>
            <w:tcW w:w="283" w:type="dxa"/>
            <w:tcBorders>
              <w:top w:val="nil"/>
              <w:left w:val="nil"/>
              <w:bottom w:val="single" w:sz="4" w:space="0" w:color="auto"/>
              <w:right w:val="nil"/>
            </w:tcBorders>
            <w:shd w:val="clear" w:color="auto" w:fill="auto"/>
            <w:noWrap/>
            <w:vAlign w:val="bottom"/>
            <w:hideMark/>
          </w:tcPr>
          <w:p w14:paraId="75906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0233E3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213,466</w:t>
            </w:r>
          </w:p>
        </w:tc>
        <w:tc>
          <w:tcPr>
            <w:tcW w:w="284" w:type="dxa"/>
            <w:tcBorders>
              <w:top w:val="nil"/>
              <w:left w:val="nil"/>
              <w:bottom w:val="single" w:sz="4" w:space="0" w:color="auto"/>
              <w:right w:val="nil"/>
            </w:tcBorders>
            <w:shd w:val="clear" w:color="auto" w:fill="auto"/>
            <w:noWrap/>
            <w:vAlign w:val="bottom"/>
            <w:hideMark/>
          </w:tcPr>
          <w:p w14:paraId="23171F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92F72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206,961</w:t>
            </w:r>
          </w:p>
        </w:tc>
        <w:tc>
          <w:tcPr>
            <w:tcW w:w="283" w:type="dxa"/>
            <w:tcBorders>
              <w:top w:val="nil"/>
              <w:left w:val="nil"/>
              <w:bottom w:val="single" w:sz="4" w:space="0" w:color="auto"/>
              <w:right w:val="nil"/>
            </w:tcBorders>
            <w:shd w:val="clear" w:color="auto" w:fill="auto"/>
            <w:noWrap/>
            <w:vAlign w:val="bottom"/>
            <w:hideMark/>
          </w:tcPr>
          <w:p w14:paraId="3C4692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7A8040B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3,925</w:t>
            </w:r>
          </w:p>
        </w:tc>
        <w:tc>
          <w:tcPr>
            <w:tcW w:w="284" w:type="dxa"/>
            <w:tcBorders>
              <w:top w:val="nil"/>
              <w:left w:val="nil"/>
              <w:bottom w:val="single" w:sz="4" w:space="0" w:color="auto"/>
              <w:right w:val="nil"/>
            </w:tcBorders>
            <w:shd w:val="clear" w:color="auto" w:fill="auto"/>
            <w:noWrap/>
            <w:vAlign w:val="bottom"/>
            <w:hideMark/>
          </w:tcPr>
          <w:p w14:paraId="253F1D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163F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189,046</w:t>
            </w:r>
          </w:p>
        </w:tc>
        <w:tc>
          <w:tcPr>
            <w:tcW w:w="284" w:type="dxa"/>
            <w:tcBorders>
              <w:top w:val="nil"/>
              <w:left w:val="nil"/>
              <w:bottom w:val="single" w:sz="4" w:space="0" w:color="auto"/>
              <w:right w:val="nil"/>
            </w:tcBorders>
            <w:shd w:val="clear" w:color="auto" w:fill="auto"/>
            <w:noWrap/>
            <w:vAlign w:val="bottom"/>
            <w:hideMark/>
          </w:tcPr>
          <w:p w14:paraId="7416FD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111FA0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185,121</w:t>
            </w:r>
          </w:p>
        </w:tc>
        <w:tc>
          <w:tcPr>
            <w:tcW w:w="283" w:type="dxa"/>
            <w:tcBorders>
              <w:top w:val="nil"/>
              <w:left w:val="nil"/>
              <w:bottom w:val="single" w:sz="4" w:space="0" w:color="auto"/>
              <w:right w:val="nil"/>
            </w:tcBorders>
            <w:shd w:val="clear" w:color="auto" w:fill="auto"/>
            <w:noWrap/>
            <w:vAlign w:val="bottom"/>
            <w:hideMark/>
          </w:tcPr>
          <w:p w14:paraId="19B1E2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584510D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10,430</w:t>
            </w:r>
          </w:p>
        </w:tc>
        <w:tc>
          <w:tcPr>
            <w:tcW w:w="283" w:type="dxa"/>
            <w:tcBorders>
              <w:top w:val="nil"/>
              <w:left w:val="nil"/>
              <w:bottom w:val="single" w:sz="4" w:space="0" w:color="auto"/>
              <w:right w:val="nil"/>
            </w:tcBorders>
            <w:shd w:val="clear" w:color="auto" w:fill="auto"/>
            <w:noWrap/>
            <w:vAlign w:val="bottom"/>
            <w:hideMark/>
          </w:tcPr>
          <w:p w14:paraId="6CA44E9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67D7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402,512</w:t>
            </w:r>
          </w:p>
        </w:tc>
        <w:tc>
          <w:tcPr>
            <w:tcW w:w="284" w:type="dxa"/>
            <w:tcBorders>
              <w:top w:val="nil"/>
              <w:left w:val="nil"/>
              <w:bottom w:val="single" w:sz="4" w:space="0" w:color="auto"/>
              <w:right w:val="nil"/>
            </w:tcBorders>
            <w:shd w:val="clear" w:color="auto" w:fill="auto"/>
            <w:noWrap/>
            <w:vAlign w:val="bottom"/>
            <w:hideMark/>
          </w:tcPr>
          <w:p w14:paraId="08B2635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E99FB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392,082</w:t>
            </w:r>
          </w:p>
        </w:tc>
        <w:tc>
          <w:tcPr>
            <w:tcW w:w="283" w:type="dxa"/>
            <w:tcBorders>
              <w:top w:val="nil"/>
              <w:left w:val="nil"/>
              <w:bottom w:val="single" w:sz="4" w:space="0" w:color="auto"/>
              <w:right w:val="single" w:sz="8" w:space="0" w:color="auto"/>
            </w:tcBorders>
            <w:shd w:val="clear" w:color="auto" w:fill="auto"/>
            <w:noWrap/>
            <w:vAlign w:val="bottom"/>
            <w:hideMark/>
          </w:tcPr>
          <w:p w14:paraId="344EE0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D3C47CF"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0F7690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3E85AE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975E7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-546</w:t>
            </w:r>
          </w:p>
        </w:tc>
        <w:tc>
          <w:tcPr>
            <w:tcW w:w="283" w:type="dxa"/>
            <w:tcBorders>
              <w:top w:val="nil"/>
              <w:left w:val="nil"/>
              <w:bottom w:val="nil"/>
              <w:right w:val="nil"/>
            </w:tcBorders>
            <w:shd w:val="clear" w:color="auto" w:fill="auto"/>
            <w:noWrap/>
            <w:vAlign w:val="bottom"/>
            <w:hideMark/>
          </w:tcPr>
          <w:p w14:paraId="2B3A415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4E97CE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17,908</w:t>
            </w:r>
          </w:p>
        </w:tc>
        <w:tc>
          <w:tcPr>
            <w:tcW w:w="284" w:type="dxa"/>
            <w:tcBorders>
              <w:top w:val="nil"/>
              <w:left w:val="nil"/>
              <w:bottom w:val="nil"/>
              <w:right w:val="nil"/>
            </w:tcBorders>
            <w:shd w:val="clear" w:color="auto" w:fill="auto"/>
            <w:noWrap/>
            <w:vAlign w:val="bottom"/>
            <w:hideMark/>
          </w:tcPr>
          <w:p w14:paraId="3C6A4D2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51F1F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18,454</w:t>
            </w:r>
          </w:p>
        </w:tc>
        <w:tc>
          <w:tcPr>
            <w:tcW w:w="283" w:type="dxa"/>
            <w:tcBorders>
              <w:top w:val="nil"/>
              <w:left w:val="nil"/>
              <w:bottom w:val="nil"/>
              <w:right w:val="nil"/>
            </w:tcBorders>
            <w:shd w:val="clear" w:color="auto" w:fill="auto"/>
            <w:noWrap/>
            <w:vAlign w:val="bottom"/>
            <w:hideMark/>
          </w:tcPr>
          <w:p w14:paraId="260BF4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3A2E95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-15</w:t>
            </w:r>
          </w:p>
        </w:tc>
        <w:tc>
          <w:tcPr>
            <w:tcW w:w="284" w:type="dxa"/>
            <w:tcBorders>
              <w:top w:val="nil"/>
              <w:left w:val="nil"/>
              <w:bottom w:val="nil"/>
              <w:right w:val="nil"/>
            </w:tcBorders>
            <w:shd w:val="clear" w:color="auto" w:fill="auto"/>
            <w:noWrap/>
            <w:vAlign w:val="bottom"/>
            <w:hideMark/>
          </w:tcPr>
          <w:p w14:paraId="0BDD9E2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008C37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11,291</w:t>
            </w:r>
          </w:p>
        </w:tc>
        <w:tc>
          <w:tcPr>
            <w:tcW w:w="284" w:type="dxa"/>
            <w:tcBorders>
              <w:top w:val="nil"/>
              <w:left w:val="nil"/>
              <w:bottom w:val="nil"/>
              <w:right w:val="nil"/>
            </w:tcBorders>
            <w:shd w:val="clear" w:color="auto" w:fill="auto"/>
            <w:noWrap/>
            <w:vAlign w:val="bottom"/>
            <w:hideMark/>
          </w:tcPr>
          <w:p w14:paraId="7B40684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ED4BC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11,306</w:t>
            </w:r>
          </w:p>
        </w:tc>
        <w:tc>
          <w:tcPr>
            <w:tcW w:w="283" w:type="dxa"/>
            <w:tcBorders>
              <w:top w:val="nil"/>
              <w:left w:val="nil"/>
              <w:bottom w:val="nil"/>
              <w:right w:val="nil"/>
            </w:tcBorders>
            <w:shd w:val="clear" w:color="auto" w:fill="auto"/>
            <w:noWrap/>
            <w:vAlign w:val="bottom"/>
            <w:hideMark/>
          </w:tcPr>
          <w:p w14:paraId="5A80DE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CF79E0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-561</w:t>
            </w:r>
          </w:p>
        </w:tc>
        <w:tc>
          <w:tcPr>
            <w:tcW w:w="283" w:type="dxa"/>
            <w:tcBorders>
              <w:top w:val="nil"/>
              <w:left w:val="nil"/>
              <w:bottom w:val="nil"/>
              <w:right w:val="nil"/>
            </w:tcBorders>
            <w:shd w:val="clear" w:color="auto" w:fill="auto"/>
            <w:noWrap/>
            <w:vAlign w:val="bottom"/>
            <w:hideMark/>
          </w:tcPr>
          <w:p w14:paraId="6277222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660C4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29,199</w:t>
            </w:r>
          </w:p>
        </w:tc>
        <w:tc>
          <w:tcPr>
            <w:tcW w:w="284" w:type="dxa"/>
            <w:tcBorders>
              <w:top w:val="nil"/>
              <w:left w:val="nil"/>
              <w:bottom w:val="nil"/>
              <w:right w:val="nil"/>
            </w:tcBorders>
            <w:shd w:val="clear" w:color="auto" w:fill="auto"/>
            <w:noWrap/>
            <w:vAlign w:val="bottom"/>
            <w:hideMark/>
          </w:tcPr>
          <w:p w14:paraId="58F2F9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C691C0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29,760</w:t>
            </w:r>
          </w:p>
        </w:tc>
        <w:tc>
          <w:tcPr>
            <w:tcW w:w="283" w:type="dxa"/>
            <w:tcBorders>
              <w:top w:val="nil"/>
              <w:left w:val="nil"/>
              <w:bottom w:val="nil"/>
              <w:right w:val="single" w:sz="8" w:space="0" w:color="auto"/>
            </w:tcBorders>
            <w:shd w:val="clear" w:color="auto" w:fill="auto"/>
            <w:noWrap/>
            <w:vAlign w:val="bottom"/>
            <w:hideMark/>
          </w:tcPr>
          <w:p w14:paraId="676448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AD9FE84"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9B967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7E8D5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1A427B44"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1,963</w:t>
            </w:r>
          </w:p>
        </w:tc>
        <w:tc>
          <w:tcPr>
            <w:tcW w:w="283" w:type="dxa"/>
            <w:tcBorders>
              <w:top w:val="nil"/>
              <w:left w:val="nil"/>
              <w:bottom w:val="nil"/>
              <w:right w:val="nil"/>
            </w:tcBorders>
            <w:shd w:val="clear" w:color="auto" w:fill="auto"/>
            <w:noWrap/>
            <w:vAlign w:val="bottom"/>
            <w:hideMark/>
          </w:tcPr>
          <w:p w14:paraId="037F98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1893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74,625</w:t>
            </w:r>
          </w:p>
        </w:tc>
        <w:tc>
          <w:tcPr>
            <w:tcW w:w="284" w:type="dxa"/>
            <w:tcBorders>
              <w:top w:val="nil"/>
              <w:left w:val="nil"/>
              <w:bottom w:val="nil"/>
              <w:right w:val="nil"/>
            </w:tcBorders>
            <w:shd w:val="clear" w:color="auto" w:fill="auto"/>
            <w:noWrap/>
            <w:vAlign w:val="bottom"/>
            <w:hideMark/>
          </w:tcPr>
          <w:p w14:paraId="36E181A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438D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72,662</w:t>
            </w:r>
          </w:p>
        </w:tc>
        <w:tc>
          <w:tcPr>
            <w:tcW w:w="283" w:type="dxa"/>
            <w:tcBorders>
              <w:top w:val="nil"/>
              <w:left w:val="nil"/>
              <w:bottom w:val="nil"/>
              <w:right w:val="nil"/>
            </w:tcBorders>
            <w:shd w:val="clear" w:color="auto" w:fill="auto"/>
            <w:noWrap/>
            <w:vAlign w:val="bottom"/>
            <w:hideMark/>
          </w:tcPr>
          <w:p w14:paraId="1432E94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002CDB7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1,257</w:t>
            </w:r>
          </w:p>
        </w:tc>
        <w:tc>
          <w:tcPr>
            <w:tcW w:w="284" w:type="dxa"/>
            <w:tcBorders>
              <w:top w:val="nil"/>
              <w:left w:val="nil"/>
              <w:bottom w:val="nil"/>
              <w:right w:val="nil"/>
            </w:tcBorders>
            <w:shd w:val="clear" w:color="auto" w:fill="auto"/>
            <w:noWrap/>
            <w:vAlign w:val="bottom"/>
            <w:hideMark/>
          </w:tcPr>
          <w:p w14:paraId="53ECD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79C8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49,967</w:t>
            </w:r>
          </w:p>
        </w:tc>
        <w:tc>
          <w:tcPr>
            <w:tcW w:w="284" w:type="dxa"/>
            <w:tcBorders>
              <w:top w:val="nil"/>
              <w:left w:val="nil"/>
              <w:bottom w:val="nil"/>
              <w:right w:val="nil"/>
            </w:tcBorders>
            <w:shd w:val="clear" w:color="auto" w:fill="auto"/>
            <w:noWrap/>
            <w:vAlign w:val="bottom"/>
            <w:hideMark/>
          </w:tcPr>
          <w:p w14:paraId="3E076B6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DAF1D7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48,710</w:t>
            </w:r>
          </w:p>
        </w:tc>
        <w:tc>
          <w:tcPr>
            <w:tcW w:w="283" w:type="dxa"/>
            <w:tcBorders>
              <w:top w:val="nil"/>
              <w:left w:val="nil"/>
              <w:bottom w:val="nil"/>
              <w:right w:val="nil"/>
            </w:tcBorders>
            <w:shd w:val="clear" w:color="auto" w:fill="auto"/>
            <w:noWrap/>
            <w:vAlign w:val="bottom"/>
            <w:hideMark/>
          </w:tcPr>
          <w:p w14:paraId="02092A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34A3EE0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3,220</w:t>
            </w:r>
          </w:p>
        </w:tc>
        <w:tc>
          <w:tcPr>
            <w:tcW w:w="283" w:type="dxa"/>
            <w:tcBorders>
              <w:top w:val="nil"/>
              <w:left w:val="nil"/>
              <w:bottom w:val="nil"/>
              <w:right w:val="nil"/>
            </w:tcBorders>
            <w:shd w:val="clear" w:color="auto" w:fill="auto"/>
            <w:noWrap/>
            <w:vAlign w:val="bottom"/>
            <w:hideMark/>
          </w:tcPr>
          <w:p w14:paraId="0FEFF2D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4400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124,592</w:t>
            </w:r>
          </w:p>
        </w:tc>
        <w:tc>
          <w:tcPr>
            <w:tcW w:w="284" w:type="dxa"/>
            <w:tcBorders>
              <w:top w:val="nil"/>
              <w:left w:val="nil"/>
              <w:bottom w:val="nil"/>
              <w:right w:val="nil"/>
            </w:tcBorders>
            <w:shd w:val="clear" w:color="auto" w:fill="auto"/>
            <w:noWrap/>
            <w:vAlign w:val="bottom"/>
            <w:hideMark/>
          </w:tcPr>
          <w:p w14:paraId="62D77C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FD2AD1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121,372</w:t>
            </w:r>
          </w:p>
        </w:tc>
        <w:tc>
          <w:tcPr>
            <w:tcW w:w="283" w:type="dxa"/>
            <w:tcBorders>
              <w:top w:val="nil"/>
              <w:left w:val="nil"/>
              <w:bottom w:val="nil"/>
              <w:right w:val="single" w:sz="8" w:space="0" w:color="auto"/>
            </w:tcBorders>
            <w:shd w:val="clear" w:color="auto" w:fill="auto"/>
            <w:noWrap/>
            <w:vAlign w:val="bottom"/>
            <w:hideMark/>
          </w:tcPr>
          <w:p w14:paraId="5047BAE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F2FD471"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4805FC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8B6649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83DFDF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6,741</w:t>
            </w:r>
          </w:p>
        </w:tc>
        <w:tc>
          <w:tcPr>
            <w:tcW w:w="283" w:type="dxa"/>
            <w:tcBorders>
              <w:top w:val="nil"/>
              <w:left w:val="nil"/>
              <w:bottom w:val="single" w:sz="4" w:space="0" w:color="auto"/>
              <w:right w:val="nil"/>
            </w:tcBorders>
            <w:shd w:val="clear" w:color="auto" w:fill="auto"/>
            <w:noWrap/>
            <w:vAlign w:val="bottom"/>
            <w:hideMark/>
          </w:tcPr>
          <w:p w14:paraId="7D4522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05241B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212,499</w:t>
            </w:r>
          </w:p>
        </w:tc>
        <w:tc>
          <w:tcPr>
            <w:tcW w:w="284" w:type="dxa"/>
            <w:tcBorders>
              <w:top w:val="nil"/>
              <w:left w:val="nil"/>
              <w:bottom w:val="single" w:sz="4" w:space="0" w:color="auto"/>
              <w:right w:val="nil"/>
            </w:tcBorders>
            <w:shd w:val="clear" w:color="auto" w:fill="auto"/>
            <w:noWrap/>
            <w:vAlign w:val="bottom"/>
            <w:hideMark/>
          </w:tcPr>
          <w:p w14:paraId="4EAFE4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CEFCF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205,758</w:t>
            </w:r>
          </w:p>
        </w:tc>
        <w:tc>
          <w:tcPr>
            <w:tcW w:w="283" w:type="dxa"/>
            <w:tcBorders>
              <w:top w:val="nil"/>
              <w:left w:val="nil"/>
              <w:bottom w:val="single" w:sz="4" w:space="0" w:color="auto"/>
              <w:right w:val="nil"/>
            </w:tcBorders>
            <w:shd w:val="clear" w:color="auto" w:fill="auto"/>
            <w:noWrap/>
            <w:vAlign w:val="bottom"/>
            <w:hideMark/>
          </w:tcPr>
          <w:p w14:paraId="26FCAB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659A0A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2,079</w:t>
            </w:r>
          </w:p>
        </w:tc>
        <w:tc>
          <w:tcPr>
            <w:tcW w:w="284" w:type="dxa"/>
            <w:tcBorders>
              <w:top w:val="nil"/>
              <w:left w:val="nil"/>
              <w:bottom w:val="single" w:sz="4" w:space="0" w:color="auto"/>
              <w:right w:val="nil"/>
            </w:tcBorders>
            <w:shd w:val="clear" w:color="auto" w:fill="auto"/>
            <w:noWrap/>
            <w:vAlign w:val="bottom"/>
            <w:hideMark/>
          </w:tcPr>
          <w:p w14:paraId="777564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DA75FD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185,505</w:t>
            </w:r>
          </w:p>
        </w:tc>
        <w:tc>
          <w:tcPr>
            <w:tcW w:w="284" w:type="dxa"/>
            <w:tcBorders>
              <w:top w:val="nil"/>
              <w:left w:val="nil"/>
              <w:bottom w:val="single" w:sz="4" w:space="0" w:color="auto"/>
              <w:right w:val="nil"/>
            </w:tcBorders>
            <w:shd w:val="clear" w:color="auto" w:fill="auto"/>
            <w:noWrap/>
            <w:vAlign w:val="bottom"/>
            <w:hideMark/>
          </w:tcPr>
          <w:p w14:paraId="49155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DCFD8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183,426</w:t>
            </w:r>
          </w:p>
        </w:tc>
        <w:tc>
          <w:tcPr>
            <w:tcW w:w="283" w:type="dxa"/>
            <w:tcBorders>
              <w:top w:val="nil"/>
              <w:left w:val="nil"/>
              <w:bottom w:val="single" w:sz="4" w:space="0" w:color="auto"/>
              <w:right w:val="nil"/>
            </w:tcBorders>
            <w:shd w:val="clear" w:color="auto" w:fill="auto"/>
            <w:noWrap/>
            <w:vAlign w:val="bottom"/>
            <w:hideMark/>
          </w:tcPr>
          <w:p w14:paraId="5FF68A6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1029001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8,820</w:t>
            </w:r>
          </w:p>
        </w:tc>
        <w:tc>
          <w:tcPr>
            <w:tcW w:w="283" w:type="dxa"/>
            <w:tcBorders>
              <w:top w:val="nil"/>
              <w:left w:val="nil"/>
              <w:bottom w:val="single" w:sz="4" w:space="0" w:color="auto"/>
              <w:right w:val="nil"/>
            </w:tcBorders>
            <w:shd w:val="clear" w:color="auto" w:fill="auto"/>
            <w:noWrap/>
            <w:vAlign w:val="bottom"/>
            <w:hideMark/>
          </w:tcPr>
          <w:p w14:paraId="0FF453C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B3FF8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398,004</w:t>
            </w:r>
          </w:p>
        </w:tc>
        <w:tc>
          <w:tcPr>
            <w:tcW w:w="284" w:type="dxa"/>
            <w:tcBorders>
              <w:top w:val="nil"/>
              <w:left w:val="nil"/>
              <w:bottom w:val="single" w:sz="4" w:space="0" w:color="auto"/>
              <w:right w:val="nil"/>
            </w:tcBorders>
            <w:shd w:val="clear" w:color="auto" w:fill="auto"/>
            <w:noWrap/>
            <w:vAlign w:val="bottom"/>
            <w:hideMark/>
          </w:tcPr>
          <w:p w14:paraId="502F16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982386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389,184</w:t>
            </w:r>
          </w:p>
        </w:tc>
        <w:tc>
          <w:tcPr>
            <w:tcW w:w="283" w:type="dxa"/>
            <w:tcBorders>
              <w:top w:val="nil"/>
              <w:left w:val="nil"/>
              <w:bottom w:val="single" w:sz="4" w:space="0" w:color="auto"/>
              <w:right w:val="single" w:sz="8" w:space="0" w:color="auto"/>
            </w:tcBorders>
            <w:shd w:val="clear" w:color="auto" w:fill="auto"/>
            <w:noWrap/>
            <w:vAlign w:val="bottom"/>
            <w:hideMark/>
          </w:tcPr>
          <w:p w14:paraId="53BAC54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6B36FB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8F5D9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lastRenderedPageBreak/>
              <w:t>2015</w:t>
            </w:r>
          </w:p>
        </w:tc>
        <w:tc>
          <w:tcPr>
            <w:tcW w:w="960" w:type="dxa"/>
            <w:tcBorders>
              <w:top w:val="nil"/>
              <w:left w:val="nil"/>
              <w:bottom w:val="nil"/>
              <w:right w:val="nil"/>
            </w:tcBorders>
            <w:shd w:val="clear" w:color="auto" w:fill="auto"/>
            <w:noWrap/>
            <w:vAlign w:val="bottom"/>
            <w:hideMark/>
          </w:tcPr>
          <w:p w14:paraId="7A96A36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00082C1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w:t>
            </w:r>
          </w:p>
        </w:tc>
        <w:tc>
          <w:tcPr>
            <w:tcW w:w="283" w:type="dxa"/>
            <w:tcBorders>
              <w:top w:val="nil"/>
              <w:left w:val="nil"/>
              <w:bottom w:val="nil"/>
              <w:right w:val="nil"/>
            </w:tcBorders>
            <w:shd w:val="clear" w:color="auto" w:fill="auto"/>
            <w:noWrap/>
            <w:vAlign w:val="bottom"/>
            <w:hideMark/>
          </w:tcPr>
          <w:p w14:paraId="548F6D1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D5971F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16,288</w:t>
            </w:r>
          </w:p>
        </w:tc>
        <w:tc>
          <w:tcPr>
            <w:tcW w:w="284" w:type="dxa"/>
            <w:tcBorders>
              <w:top w:val="nil"/>
              <w:left w:val="nil"/>
              <w:bottom w:val="nil"/>
              <w:right w:val="nil"/>
            </w:tcBorders>
            <w:shd w:val="clear" w:color="auto" w:fill="auto"/>
            <w:noWrap/>
            <w:vAlign w:val="bottom"/>
            <w:hideMark/>
          </w:tcPr>
          <w:p w14:paraId="0B76BB7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502CC2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18,133</w:t>
            </w:r>
          </w:p>
        </w:tc>
        <w:tc>
          <w:tcPr>
            <w:tcW w:w="283" w:type="dxa"/>
            <w:tcBorders>
              <w:top w:val="nil"/>
              <w:left w:val="nil"/>
              <w:bottom w:val="nil"/>
              <w:right w:val="nil"/>
            </w:tcBorders>
            <w:shd w:val="clear" w:color="auto" w:fill="auto"/>
            <w:noWrap/>
            <w:vAlign w:val="bottom"/>
            <w:hideMark/>
          </w:tcPr>
          <w:p w14:paraId="375EBAA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82C55C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-816</w:t>
            </w:r>
          </w:p>
        </w:tc>
        <w:tc>
          <w:tcPr>
            <w:tcW w:w="284" w:type="dxa"/>
            <w:tcBorders>
              <w:top w:val="nil"/>
              <w:left w:val="nil"/>
              <w:bottom w:val="nil"/>
              <w:right w:val="nil"/>
            </w:tcBorders>
            <w:shd w:val="clear" w:color="auto" w:fill="auto"/>
            <w:noWrap/>
            <w:vAlign w:val="bottom"/>
            <w:hideMark/>
          </w:tcPr>
          <w:p w14:paraId="67E30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CB5FD5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10,279</w:t>
            </w:r>
          </w:p>
        </w:tc>
        <w:tc>
          <w:tcPr>
            <w:tcW w:w="284" w:type="dxa"/>
            <w:tcBorders>
              <w:top w:val="nil"/>
              <w:left w:val="nil"/>
              <w:bottom w:val="nil"/>
              <w:right w:val="nil"/>
            </w:tcBorders>
            <w:shd w:val="clear" w:color="auto" w:fill="auto"/>
            <w:noWrap/>
            <w:vAlign w:val="bottom"/>
            <w:hideMark/>
          </w:tcPr>
          <w:p w14:paraId="3CC43F2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FB6B6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11,095</w:t>
            </w:r>
          </w:p>
        </w:tc>
        <w:tc>
          <w:tcPr>
            <w:tcW w:w="283" w:type="dxa"/>
            <w:tcBorders>
              <w:top w:val="nil"/>
              <w:left w:val="nil"/>
              <w:bottom w:val="nil"/>
              <w:right w:val="nil"/>
            </w:tcBorders>
            <w:shd w:val="clear" w:color="auto" w:fill="auto"/>
            <w:noWrap/>
            <w:vAlign w:val="bottom"/>
            <w:hideMark/>
          </w:tcPr>
          <w:p w14:paraId="2F971E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37D6B6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-2,661</w:t>
            </w:r>
          </w:p>
        </w:tc>
        <w:tc>
          <w:tcPr>
            <w:tcW w:w="283" w:type="dxa"/>
            <w:tcBorders>
              <w:top w:val="nil"/>
              <w:left w:val="nil"/>
              <w:bottom w:val="nil"/>
              <w:right w:val="nil"/>
            </w:tcBorders>
            <w:shd w:val="clear" w:color="auto" w:fill="auto"/>
            <w:noWrap/>
            <w:vAlign w:val="bottom"/>
            <w:hideMark/>
          </w:tcPr>
          <w:p w14:paraId="0D8E6B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CC08F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26,567</w:t>
            </w:r>
          </w:p>
        </w:tc>
        <w:tc>
          <w:tcPr>
            <w:tcW w:w="284" w:type="dxa"/>
            <w:tcBorders>
              <w:top w:val="nil"/>
              <w:left w:val="nil"/>
              <w:bottom w:val="nil"/>
              <w:right w:val="nil"/>
            </w:tcBorders>
            <w:shd w:val="clear" w:color="auto" w:fill="auto"/>
            <w:noWrap/>
            <w:vAlign w:val="bottom"/>
            <w:hideMark/>
          </w:tcPr>
          <w:p w14:paraId="4D81FC1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B02BC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29,228</w:t>
            </w:r>
          </w:p>
        </w:tc>
        <w:tc>
          <w:tcPr>
            <w:tcW w:w="283" w:type="dxa"/>
            <w:tcBorders>
              <w:top w:val="nil"/>
              <w:left w:val="nil"/>
              <w:bottom w:val="nil"/>
              <w:right w:val="single" w:sz="8" w:space="0" w:color="auto"/>
            </w:tcBorders>
            <w:shd w:val="clear" w:color="auto" w:fill="auto"/>
            <w:noWrap/>
            <w:vAlign w:val="bottom"/>
            <w:hideMark/>
          </w:tcPr>
          <w:p w14:paraId="178C916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94508FA"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CD1A2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41217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3AAD739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82</w:t>
            </w:r>
          </w:p>
        </w:tc>
        <w:tc>
          <w:tcPr>
            <w:tcW w:w="283" w:type="dxa"/>
            <w:tcBorders>
              <w:top w:val="nil"/>
              <w:left w:val="nil"/>
              <w:bottom w:val="nil"/>
              <w:right w:val="nil"/>
            </w:tcBorders>
            <w:shd w:val="clear" w:color="auto" w:fill="auto"/>
            <w:noWrap/>
            <w:vAlign w:val="bottom"/>
            <w:hideMark/>
          </w:tcPr>
          <w:p w14:paraId="2B37A1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0441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71,541</w:t>
            </w:r>
          </w:p>
        </w:tc>
        <w:tc>
          <w:tcPr>
            <w:tcW w:w="284" w:type="dxa"/>
            <w:tcBorders>
              <w:top w:val="nil"/>
              <w:left w:val="nil"/>
              <w:bottom w:val="nil"/>
              <w:right w:val="nil"/>
            </w:tcBorders>
            <w:shd w:val="clear" w:color="auto" w:fill="auto"/>
            <w:noWrap/>
            <w:vAlign w:val="bottom"/>
            <w:hideMark/>
          </w:tcPr>
          <w:p w14:paraId="1FC93B4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F3FC7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71,459</w:t>
            </w:r>
          </w:p>
        </w:tc>
        <w:tc>
          <w:tcPr>
            <w:tcW w:w="283" w:type="dxa"/>
            <w:tcBorders>
              <w:top w:val="nil"/>
              <w:left w:val="nil"/>
              <w:bottom w:val="nil"/>
              <w:right w:val="nil"/>
            </w:tcBorders>
            <w:shd w:val="clear" w:color="auto" w:fill="auto"/>
            <w:noWrap/>
            <w:vAlign w:val="bottom"/>
            <w:hideMark/>
          </w:tcPr>
          <w:p w14:paraId="7C2859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2F43900"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w:t>
            </w:r>
          </w:p>
        </w:tc>
        <w:tc>
          <w:tcPr>
            <w:tcW w:w="284" w:type="dxa"/>
            <w:tcBorders>
              <w:top w:val="nil"/>
              <w:left w:val="nil"/>
              <w:bottom w:val="nil"/>
              <w:right w:val="nil"/>
            </w:tcBorders>
            <w:shd w:val="clear" w:color="auto" w:fill="auto"/>
            <w:noWrap/>
            <w:vAlign w:val="bottom"/>
            <w:hideMark/>
          </w:tcPr>
          <w:p w14:paraId="5E3B85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7F2F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48,525</w:t>
            </w:r>
          </w:p>
        </w:tc>
        <w:tc>
          <w:tcPr>
            <w:tcW w:w="284" w:type="dxa"/>
            <w:tcBorders>
              <w:top w:val="nil"/>
              <w:left w:val="nil"/>
              <w:bottom w:val="nil"/>
              <w:right w:val="nil"/>
            </w:tcBorders>
            <w:shd w:val="clear" w:color="auto" w:fill="auto"/>
            <w:noWrap/>
            <w:vAlign w:val="bottom"/>
            <w:hideMark/>
          </w:tcPr>
          <w:p w14:paraId="265A243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B2D24A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48,133</w:t>
            </w:r>
          </w:p>
        </w:tc>
        <w:tc>
          <w:tcPr>
            <w:tcW w:w="283" w:type="dxa"/>
            <w:tcBorders>
              <w:top w:val="nil"/>
              <w:left w:val="nil"/>
              <w:bottom w:val="nil"/>
              <w:right w:val="nil"/>
            </w:tcBorders>
            <w:shd w:val="clear" w:color="auto" w:fill="auto"/>
            <w:noWrap/>
            <w:vAlign w:val="bottom"/>
            <w:hideMark/>
          </w:tcPr>
          <w:p w14:paraId="3DE41B7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72FEADB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474</w:t>
            </w:r>
          </w:p>
        </w:tc>
        <w:tc>
          <w:tcPr>
            <w:tcW w:w="283" w:type="dxa"/>
            <w:tcBorders>
              <w:top w:val="nil"/>
              <w:left w:val="nil"/>
              <w:bottom w:val="nil"/>
              <w:right w:val="nil"/>
            </w:tcBorders>
            <w:shd w:val="clear" w:color="auto" w:fill="auto"/>
            <w:noWrap/>
            <w:vAlign w:val="bottom"/>
            <w:hideMark/>
          </w:tcPr>
          <w:p w14:paraId="2F5B77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315E5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120,066</w:t>
            </w:r>
          </w:p>
        </w:tc>
        <w:tc>
          <w:tcPr>
            <w:tcW w:w="284" w:type="dxa"/>
            <w:tcBorders>
              <w:top w:val="nil"/>
              <w:left w:val="nil"/>
              <w:bottom w:val="nil"/>
              <w:right w:val="nil"/>
            </w:tcBorders>
            <w:shd w:val="clear" w:color="auto" w:fill="auto"/>
            <w:noWrap/>
            <w:vAlign w:val="bottom"/>
            <w:hideMark/>
          </w:tcPr>
          <w:p w14:paraId="5A16C2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6365BD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119,592</w:t>
            </w:r>
          </w:p>
        </w:tc>
        <w:tc>
          <w:tcPr>
            <w:tcW w:w="283" w:type="dxa"/>
            <w:tcBorders>
              <w:top w:val="nil"/>
              <w:left w:val="nil"/>
              <w:bottom w:val="nil"/>
              <w:right w:val="single" w:sz="8" w:space="0" w:color="auto"/>
            </w:tcBorders>
            <w:shd w:val="clear" w:color="auto" w:fill="auto"/>
            <w:noWrap/>
            <w:vAlign w:val="bottom"/>
            <w:hideMark/>
          </w:tcPr>
          <w:p w14:paraId="5E6EBC9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4E22791C" w14:textId="77777777" w:rsidTr="00076DDE">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487633C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79ADA5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8" w:space="0" w:color="auto"/>
              <w:right w:val="nil"/>
            </w:tcBorders>
            <w:shd w:val="clear" w:color="auto" w:fill="auto"/>
            <w:noWrap/>
            <w:vAlign w:val="bottom"/>
            <w:hideMark/>
          </w:tcPr>
          <w:p w14:paraId="15B1EBA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11,952</w:t>
            </w:r>
          </w:p>
        </w:tc>
        <w:tc>
          <w:tcPr>
            <w:tcW w:w="283" w:type="dxa"/>
            <w:tcBorders>
              <w:top w:val="nil"/>
              <w:left w:val="nil"/>
              <w:bottom w:val="single" w:sz="8" w:space="0" w:color="auto"/>
              <w:right w:val="nil"/>
            </w:tcBorders>
            <w:shd w:val="clear" w:color="auto" w:fill="auto"/>
            <w:noWrap/>
            <w:vAlign w:val="bottom"/>
            <w:hideMark/>
          </w:tcPr>
          <w:p w14:paraId="65AB01B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6C6DE0A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215,870</w:t>
            </w:r>
          </w:p>
        </w:tc>
        <w:tc>
          <w:tcPr>
            <w:tcW w:w="284" w:type="dxa"/>
            <w:tcBorders>
              <w:top w:val="nil"/>
              <w:left w:val="nil"/>
              <w:bottom w:val="single" w:sz="8" w:space="0" w:color="auto"/>
              <w:right w:val="nil"/>
            </w:tcBorders>
            <w:shd w:val="clear" w:color="auto" w:fill="auto"/>
            <w:noWrap/>
            <w:vAlign w:val="bottom"/>
            <w:hideMark/>
          </w:tcPr>
          <w:p w14:paraId="4E5188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8F016C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203,918</w:t>
            </w:r>
          </w:p>
        </w:tc>
        <w:tc>
          <w:tcPr>
            <w:tcW w:w="283" w:type="dxa"/>
            <w:tcBorders>
              <w:top w:val="nil"/>
              <w:left w:val="nil"/>
              <w:bottom w:val="single" w:sz="8" w:space="0" w:color="auto"/>
              <w:right w:val="nil"/>
            </w:tcBorders>
            <w:shd w:val="clear" w:color="auto" w:fill="auto"/>
            <w:noWrap/>
            <w:vAlign w:val="bottom"/>
            <w:hideMark/>
          </w:tcPr>
          <w:p w14:paraId="1DA6F22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8" w:space="0" w:color="auto"/>
              <w:right w:val="nil"/>
            </w:tcBorders>
            <w:shd w:val="clear" w:color="auto" w:fill="auto"/>
            <w:noWrap/>
            <w:vAlign w:val="bottom"/>
            <w:hideMark/>
          </w:tcPr>
          <w:p w14:paraId="28A40FBE"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8,513</w:t>
            </w:r>
          </w:p>
        </w:tc>
        <w:tc>
          <w:tcPr>
            <w:tcW w:w="284" w:type="dxa"/>
            <w:tcBorders>
              <w:top w:val="nil"/>
              <w:left w:val="nil"/>
              <w:bottom w:val="single" w:sz="8" w:space="0" w:color="auto"/>
              <w:right w:val="nil"/>
            </w:tcBorders>
            <w:shd w:val="clear" w:color="auto" w:fill="auto"/>
            <w:noWrap/>
            <w:vAlign w:val="bottom"/>
            <w:hideMark/>
          </w:tcPr>
          <w:p w14:paraId="38FCBC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52D83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189,683</w:t>
            </w:r>
          </w:p>
        </w:tc>
        <w:tc>
          <w:tcPr>
            <w:tcW w:w="284" w:type="dxa"/>
            <w:tcBorders>
              <w:top w:val="nil"/>
              <w:left w:val="nil"/>
              <w:bottom w:val="single" w:sz="8" w:space="0" w:color="auto"/>
              <w:right w:val="nil"/>
            </w:tcBorders>
            <w:shd w:val="clear" w:color="auto" w:fill="auto"/>
            <w:noWrap/>
            <w:vAlign w:val="bottom"/>
            <w:hideMark/>
          </w:tcPr>
          <w:p w14:paraId="4AE15C0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4295979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181,170</w:t>
            </w:r>
          </w:p>
        </w:tc>
        <w:tc>
          <w:tcPr>
            <w:tcW w:w="283" w:type="dxa"/>
            <w:tcBorders>
              <w:top w:val="nil"/>
              <w:left w:val="nil"/>
              <w:bottom w:val="single" w:sz="8" w:space="0" w:color="auto"/>
              <w:right w:val="nil"/>
            </w:tcBorders>
            <w:shd w:val="clear" w:color="auto" w:fill="auto"/>
            <w:noWrap/>
            <w:vAlign w:val="bottom"/>
            <w:hideMark/>
          </w:tcPr>
          <w:p w14:paraId="7FE499F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8" w:space="0" w:color="auto"/>
              <w:right w:val="nil"/>
            </w:tcBorders>
            <w:shd w:val="clear" w:color="auto" w:fill="auto"/>
            <w:noWrap/>
            <w:vAlign w:val="bottom"/>
            <w:hideMark/>
          </w:tcPr>
          <w:p w14:paraId="7FF4C34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20,465</w:t>
            </w:r>
          </w:p>
        </w:tc>
        <w:tc>
          <w:tcPr>
            <w:tcW w:w="283" w:type="dxa"/>
            <w:tcBorders>
              <w:top w:val="nil"/>
              <w:left w:val="nil"/>
              <w:bottom w:val="single" w:sz="8" w:space="0" w:color="auto"/>
              <w:right w:val="nil"/>
            </w:tcBorders>
            <w:shd w:val="clear" w:color="auto" w:fill="auto"/>
            <w:noWrap/>
            <w:vAlign w:val="bottom"/>
            <w:hideMark/>
          </w:tcPr>
          <w:p w14:paraId="6BF517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34970C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405,553</w:t>
            </w:r>
          </w:p>
        </w:tc>
        <w:tc>
          <w:tcPr>
            <w:tcW w:w="284" w:type="dxa"/>
            <w:tcBorders>
              <w:top w:val="nil"/>
              <w:left w:val="nil"/>
              <w:bottom w:val="single" w:sz="8" w:space="0" w:color="auto"/>
              <w:right w:val="nil"/>
            </w:tcBorders>
            <w:shd w:val="clear" w:color="auto" w:fill="auto"/>
            <w:noWrap/>
            <w:vAlign w:val="bottom"/>
            <w:hideMark/>
          </w:tcPr>
          <w:p w14:paraId="21B7C18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187EC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385,088</w:t>
            </w:r>
          </w:p>
        </w:tc>
        <w:tc>
          <w:tcPr>
            <w:tcW w:w="283" w:type="dxa"/>
            <w:tcBorders>
              <w:top w:val="nil"/>
              <w:left w:val="nil"/>
              <w:bottom w:val="single" w:sz="8" w:space="0" w:color="auto"/>
              <w:right w:val="single" w:sz="8" w:space="0" w:color="auto"/>
            </w:tcBorders>
            <w:shd w:val="clear" w:color="auto" w:fill="auto"/>
            <w:noWrap/>
            <w:vAlign w:val="bottom"/>
            <w:hideMark/>
          </w:tcPr>
          <w:p w14:paraId="767A552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bl>
    <w:p w14:paraId="17B49180" w14:textId="21ED9B10" w:rsidR="00E323A4" w:rsidRDefault="00E323A4" w:rsidP="00076DDE">
      <w:pPr>
        <w:spacing w:line="480" w:lineRule="auto"/>
      </w:pPr>
    </w:p>
    <w:p w14:paraId="50852787" w14:textId="0A6C4A41" w:rsidR="00951C3C" w:rsidRDefault="00951C3C" w:rsidP="00076DDE">
      <w:pPr>
        <w:spacing w:line="480" w:lineRule="auto"/>
      </w:pPr>
      <w:r>
        <w:t xml:space="preserve">Table 1: </w:t>
      </w:r>
      <w:r w:rsidR="003779CB">
        <w:t xml:space="preserve">Modelled estimates of ‘excess deaths’ (observed and predicted deaths in brackets), by ages 50, 70 and 89 years for each year in the period 2010-2015, for males, females and combined. Additional deaths are indicated in bold. </w:t>
      </w:r>
    </w:p>
    <w:p w14:paraId="7FE602BC" w14:textId="77777777" w:rsidR="00951C3C" w:rsidRDefault="00951C3C" w:rsidP="00076DDE">
      <w:pPr>
        <w:spacing w:line="480" w:lineRule="auto"/>
      </w:pPr>
    </w:p>
    <w:p w14:paraId="4CC5E43B" w14:textId="77777777" w:rsidR="00951C3C" w:rsidRDefault="00951C3C" w:rsidP="00076DDE">
      <w:pPr>
        <w:spacing w:line="480" w:lineRule="auto"/>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lastRenderedPageBreak/>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Combined</w:t>
            </w:r>
          </w:p>
        </w:tc>
      </w:tr>
      <w:tr w:rsidR="00951C3C" w:rsidRPr="00951C3C" w14:paraId="4D7C6DD2" w14:textId="77777777" w:rsidTr="00951C3C">
        <w:trPr>
          <w:trHeight w:val="288"/>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22,852</w:t>
            </w:r>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9,121</w:t>
            </w:r>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31,973</w:t>
            </w:r>
          </w:p>
        </w:tc>
      </w:tr>
      <w:tr w:rsidR="00951C3C" w:rsidRPr="00951C3C" w14:paraId="24575AC9" w14:textId="77777777" w:rsidTr="00951C3C">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26,200</w:t>
            </w:r>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15,818</w:t>
            </w:r>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42,018</w:t>
            </w:r>
          </w:p>
        </w:tc>
      </w:tr>
    </w:tbl>
    <w:p w14:paraId="464298CD" w14:textId="77777777" w:rsidR="00951C3C" w:rsidRDefault="00951C3C" w:rsidP="00076DDE">
      <w:pPr>
        <w:spacing w:line="480" w:lineRule="auto"/>
      </w:pPr>
    </w:p>
    <w:p w14:paraId="509A4C61" w14:textId="0B05D123" w:rsidR="004A2A80" w:rsidRDefault="00951C3C" w:rsidP="00076DDE">
      <w:pPr>
        <w:spacing w:line="480" w:lineRule="auto"/>
      </w:pPr>
      <w:r>
        <w:t>Table 2: Total ‘Excess’ deaths by age 89 years over the period 2010-2015 and 2012-2015</w:t>
      </w:r>
    </w:p>
    <w:p w14:paraId="6CCB2A5D" w14:textId="77777777" w:rsidR="004A2A80" w:rsidRDefault="004A2A80" w:rsidP="00076DDE">
      <w:pPr>
        <w:spacing w:line="480" w:lineRule="auto"/>
      </w:pPr>
    </w:p>
    <w:p w14:paraId="1A9BCF7C" w14:textId="77777777" w:rsidR="00951C3C" w:rsidRDefault="00455A1A" w:rsidP="00076DDE">
      <w:pPr>
        <w:spacing w:line="480" w:lineRule="auto"/>
      </w:pPr>
      <w:r>
        <w:rPr>
          <w:noProof/>
          <w:lang w:eastAsia="en-GB"/>
        </w:rPr>
        <w:lastRenderedPageBreak/>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p>
    <w:p w14:paraId="775C5517" w14:textId="77777777" w:rsidR="00951C3C" w:rsidRDefault="00951C3C" w:rsidP="00076DDE">
      <w:pPr>
        <w:pStyle w:val="Caption"/>
        <w:keepNext/>
        <w:spacing w:line="480" w:lineRule="auto"/>
      </w:pPr>
      <w:r>
        <w:t xml:space="preserve">Figure </w:t>
      </w:r>
      <w:fldSimple w:instr=" SEQ Figure \* ARABIC ">
        <w:r w:rsidR="00466E1B">
          <w:rPr>
            <w:noProof/>
          </w:rPr>
          <w:t>2</w:t>
        </w:r>
      </w:fldSimple>
      <w:r>
        <w:t xml:space="preserve"> Total 'excess deaths' (actual - projected) in England &amp; Wales, for each year from 2010 to 2015.</w:t>
      </w:r>
    </w:p>
    <w:p w14:paraId="4B7BA471" w14:textId="6A0558BF" w:rsidR="00E323A4" w:rsidRDefault="00E323A4" w:rsidP="00076DDE">
      <w:pPr>
        <w:spacing w:line="480" w:lineRule="auto"/>
        <w:sectPr w:rsidR="00E323A4" w:rsidSect="000B27ED">
          <w:pgSz w:w="16838" w:h="11906" w:orient="landscape"/>
          <w:pgMar w:top="1440" w:right="1440" w:bottom="1440" w:left="1440" w:header="708" w:footer="708" w:gutter="0"/>
          <w:cols w:space="708"/>
          <w:docGrid w:linePitch="360"/>
        </w:sectPr>
      </w:pPr>
    </w:p>
    <w:p w14:paraId="61605A31" w14:textId="77777777" w:rsidR="00E323A4" w:rsidRDefault="00E323A4" w:rsidP="00076DDE">
      <w:pPr>
        <w:pStyle w:val="Heading1"/>
        <w:spacing w:line="480" w:lineRule="auto"/>
      </w:pPr>
      <w:r>
        <w:lastRenderedPageBreak/>
        <w:t>Discussion</w:t>
      </w:r>
    </w:p>
    <w:p w14:paraId="3BDA1E39" w14:textId="149D6BC1" w:rsidR="00075CB9" w:rsidRDefault="006E0B54" w:rsidP="00076DDE">
      <w:pPr>
        <w:spacing w:line="480" w:lineRule="auto"/>
      </w:pPr>
      <w:r>
        <w:t xml:space="preserve">Our results </w:t>
      </w:r>
      <w:r w:rsidR="00AF3184">
        <w:t>demonstrate that</w:t>
      </w:r>
      <w:ins w:id="34" w:author="Kate" w:date="2016-10-07T14:39:00Z">
        <w:r w:rsidR="00747C48">
          <w:t>,</w:t>
        </w:r>
      </w:ins>
      <w:r w:rsidR="00AF3184">
        <w:t xml:space="preserve"> </w:t>
      </w:r>
      <w:r w:rsidR="00735CC9">
        <w:t>after</w:t>
      </w:r>
      <w:r w:rsidR="00AF3184">
        <w:t xml:space="preserve"> 2010, mortality rates </w:t>
      </w:r>
      <w:r w:rsidR="00735CC9">
        <w:t xml:space="preserve">at many older ages fell more slowly in England &amp; Wales than they had </w:t>
      </w:r>
      <w:r w:rsidR="003779CB">
        <w:t>previously</w:t>
      </w:r>
      <w:r w:rsidR="00735CC9">
        <w:t>.</w:t>
      </w:r>
      <w:r>
        <w:t xml:space="preserve"> We estimate </w:t>
      </w:r>
      <w:r w:rsidR="00075CB9">
        <w:t>around 32,000 more deaths than projected since 2010, and over 42,000 more deaths than projected since 2012</w:t>
      </w:r>
      <w:r w:rsidR="00735CC9">
        <w:t>, and that these excess deaths were concentrated amongst the elderly</w:t>
      </w:r>
      <w:r>
        <w:t>.</w:t>
      </w:r>
      <w:r w:rsidR="00075CB9">
        <w:t xml:space="preserve"> </w:t>
      </w:r>
    </w:p>
    <w:p w14:paraId="7D1091F4" w14:textId="29706159" w:rsidR="00075CB9" w:rsidRDefault="00075CB9" w:rsidP="00076DDE">
      <w:pPr>
        <w:spacing w:line="480" w:lineRule="auto"/>
      </w:pPr>
      <w:r>
        <w:t xml:space="preserve">These estimates should be considered conservative for two reasons. Firstly, these only cover deaths up to the age of 89 years. Estimates of death and population counts above the age of 89 years are available for 2010 to 2014, but not in the 2015 release. </w:t>
      </w:r>
      <w:r w:rsidR="00E13702">
        <w:t xml:space="preserve">Accumulated excess deaths above the age of 89 are even higher. </w:t>
      </w:r>
      <w:r>
        <w:t xml:space="preserve">Secondly, </w:t>
      </w:r>
      <w:r w:rsidR="00E13702">
        <w:t>our model specification produced relatively conservative estimates of total additional deaths. A</w:t>
      </w:r>
      <w:r>
        <w:t xml:space="preserve"> slightly more complex model specification</w:t>
      </w:r>
      <w:r w:rsidR="003779CB">
        <w:t xml:space="preserve"> (Appendix B)</w:t>
      </w:r>
      <w:r>
        <w:t>, which allowed for nonlinear trends in rates of mortality risk improvement at various ages, produced even higher estimates of total ‘excess’ mortality, with around 60,000 additional deaths estimated between 2010 and 2015, and around 65,000 additional deaths between 2012 and 2015</w:t>
      </w:r>
      <w:r w:rsidR="00735CC9">
        <w:t>, for all ages up to and including 89 years</w:t>
      </w:r>
      <w:r>
        <w:t xml:space="preserve">. Although this alternative model specification had slightly better </w:t>
      </w:r>
      <w:del w:id="35" w:author="Kate" w:date="2016-10-07T14:40:00Z">
        <w:r w:rsidDel="00747C48">
          <w:delText xml:space="preserve">penalised model </w:delText>
        </w:r>
      </w:del>
      <w:r>
        <w:t>fit at many ages than our standard model specification</w:t>
      </w:r>
      <w:r w:rsidR="00E13702">
        <w:t xml:space="preserve">, there were few substantive differences, with both </w:t>
      </w:r>
      <w:del w:id="36" w:author="Kate" w:date="2016-10-07T14:40:00Z">
        <w:r w:rsidR="00E13702" w:rsidDel="00747C48">
          <w:delText xml:space="preserve">specifications </w:delText>
        </w:r>
      </w:del>
      <w:r w:rsidR="00E13702">
        <w:t xml:space="preserve">indicating 2012 as a turning point in mortality trends. </w:t>
      </w:r>
    </w:p>
    <w:p w14:paraId="787E75F4" w14:textId="36706414" w:rsidR="00AF3184" w:rsidRDefault="00AF3184" w:rsidP="00076DDE">
      <w:pPr>
        <w:spacing w:line="480" w:lineRule="auto"/>
      </w:pPr>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r>
        <w:t xml:space="preserve"> </w:t>
      </w:r>
      <w:r w:rsidRPr="003779CB">
        <w:rPr>
          <w:highlight w:val="yellow"/>
        </w:rPr>
        <w:t>[refs].</w:t>
      </w:r>
      <w:r w:rsidRPr="00AF3184">
        <w:t xml:space="preserve"> This is both in terms of much increased and increasing levels of excess deaths amongst the elderly, but paradoxically also with somewhat reduced </w:t>
      </w:r>
      <w:del w:id="37" w:author="Kate" w:date="2016-10-07T14:41:00Z">
        <w:r w:rsidRPr="00AF3184" w:rsidDel="00747C48">
          <w:delText xml:space="preserve">levels of </w:delText>
        </w:r>
      </w:del>
      <w:r w:rsidRPr="00AF3184">
        <w:t xml:space="preserve">deaths within working ages, </w:t>
      </w:r>
      <w:del w:id="38" w:author="Kate" w:date="2016-10-07T14:41:00Z">
        <w:r w:rsidRPr="00AF3184" w:rsidDel="00747C48">
          <w:delText xml:space="preserve">in </w:delText>
        </w:r>
      </w:del>
      <w:r w:rsidRPr="00AF3184">
        <w:t>particular</w:t>
      </w:r>
      <w:ins w:id="39" w:author="Kate" w:date="2016-10-07T14:41:00Z">
        <w:r w:rsidR="00747C48">
          <w:t>ly</w:t>
        </w:r>
      </w:ins>
      <w:r w:rsidRPr="00AF3184">
        <w:t xml:space="preserve"> for </w:t>
      </w:r>
      <w:r>
        <w:t>males (detailed in the appendix</w:t>
      </w:r>
      <w:r w:rsidRPr="00AF3184">
        <w:t xml:space="preserve">). It is known that mortality rates tend to fall for people of working age during recessions, in part because </w:t>
      </w:r>
      <w:r>
        <w:t xml:space="preserve">the </w:t>
      </w:r>
      <w:r w:rsidR="00803A7F">
        <w:t xml:space="preserve">costs of risky behaviours rise </w:t>
      </w:r>
      <w:r w:rsidR="00803A7F">
        <w:fldChar w:fldCharType="begin" w:fldLock="1"/>
      </w:r>
      <w:r w:rsidR="00803A7F">
        <w: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"[14]", "plainTextFormattedCitation" : "[14]", "previouslyFormattedCitation" : "[14]" }, "properties" : { "noteIndex" : 0 }, "schema" : "https://github.com/citation-style-language/schema/raw/master/csl-citation.json" }</w:instrText>
      </w:r>
      <w:r w:rsidR="00803A7F">
        <w:fldChar w:fldCharType="separate"/>
      </w:r>
      <w:r w:rsidR="00803A7F" w:rsidRPr="00803A7F">
        <w:rPr>
          <w:noProof/>
        </w:rPr>
        <w:t>[14]</w:t>
      </w:r>
      <w:r w:rsidR="00803A7F">
        <w:fldChar w:fldCharType="end"/>
      </w:r>
      <w:r w:rsidRPr="00AF3184">
        <w:t>.</w:t>
      </w:r>
      <w:r w:rsidR="005B12E3">
        <w:t xml:space="preserve"> Changes in these drivers of acute causes of mortality tend to react quickly to ‘environmental stimul</w:t>
      </w:r>
      <w:r w:rsidR="00803A7F">
        <w:t>i</w:t>
      </w:r>
      <w:r w:rsidR="005B12E3">
        <w:t>’. A</w:t>
      </w:r>
      <w:r w:rsidR="005B12E3" w:rsidRPr="005B12E3">
        <w:t xml:space="preserve">ll-cause mortality among the elderly is more likely to be </w:t>
      </w:r>
      <w:r w:rsidR="005B12E3" w:rsidRPr="005B12E3">
        <w:lastRenderedPageBreak/>
        <w:t>influenced by changes to the funding and functioning of social care and healthcare</w:t>
      </w:r>
      <w:r w:rsidR="005B12E3">
        <w:t xml:space="preserve"> which may take longer to materialise</w:t>
      </w:r>
      <w:r w:rsidR="005B12E3" w:rsidRPr="005B12E3">
        <w:t xml:space="preserve">. </w:t>
      </w:r>
    </w:p>
    <w:p w14:paraId="24A5A12A" w14:textId="1676226F" w:rsidR="001139AD" w:rsidRDefault="005856B2" w:rsidP="00076DDE">
      <w:pPr>
        <w:spacing w:line="480" w:lineRule="auto"/>
      </w:pPr>
      <w:r>
        <w:t xml:space="preserve">Increasing </w:t>
      </w:r>
      <w:r w:rsidR="00E13702">
        <w:t>elder</w:t>
      </w:r>
      <w:r w:rsidR="000D55B1">
        <w:t>ly</w:t>
      </w:r>
      <w:r w:rsidR="00E13702">
        <w:t xml:space="preserve"> </w:t>
      </w:r>
      <w:r>
        <w:t>d</w:t>
      </w:r>
      <w:r w:rsidR="00A432E5">
        <w:t xml:space="preserve">eath rates </w:t>
      </w:r>
      <w:r w:rsidR="000D55B1">
        <w:t>may be</w:t>
      </w:r>
      <w:r>
        <w:t xml:space="preserve"> ‘canaries in a coal-mine</w:t>
      </w:r>
      <w:r w:rsidR="005B12E3">
        <w:t>’</w:t>
      </w:r>
      <w:r>
        <w:t xml:space="preserve">, indicating an underlying decline in </w:t>
      </w:r>
      <w:r w:rsidR="005B12E3">
        <w:t xml:space="preserve">population </w:t>
      </w:r>
      <w:r>
        <w:t>health, wellbeing</w:t>
      </w:r>
      <w:r w:rsidR="00E13702">
        <w:t>,</w:t>
      </w:r>
      <w:r>
        <w:t xml:space="preserve"> and quality of life.  </w:t>
      </w:r>
      <w:r w:rsidR="000D55B1">
        <w:t>S</w:t>
      </w:r>
      <w:r w:rsidR="001139AD">
        <w:t>ince</w:t>
      </w:r>
      <w:r w:rsidR="005B12E3">
        <w:t xml:space="preserve"> t</w:t>
      </w:r>
      <w:r w:rsidR="00445B0B">
        <w:t xml:space="preserve">he Coalition government introduced annual measurements of subjective wellbeing in 2010, </w:t>
      </w:r>
      <w:r w:rsidR="005B12E3">
        <w:t xml:space="preserve">there has been declining wellbeing for most age groups </w:t>
      </w:r>
      <w:r w:rsidR="00445B0B">
        <w:t xml:space="preserve">in each successive year. </w:t>
      </w:r>
      <w:r w:rsidR="00445B0B">
        <w:fldChar w:fldCharType="begin" w:fldLock="1"/>
      </w:r>
      <w:r w:rsidR="00803A7F">
        <w:instrText>ADDIN CSL_CITATION { "citationItems" : [ { "id" : "ITEM-1", "itemData" : { "URL" : "http://www.ons.gov.uk/peoplepopulationandcommunity/wellbeing/articles/measuringnationalwellbeing/2016", "author" : [ { "dropping-particle" : "", "family" : "ONS", "given" : "", "non-dropping-particle" : "", "parse-names" : false, "suffix" : "" } ], "id" : "ITEM-1", "issued" : { "date-parts" : [ [ "0" ] ] }, "title" : "Measuring National well-being: Life in the UK: 2016", "type" : "webpage" }, "uris" : [ "http://www.mendeley.com/documents/?uuid=d4727a40-697a-4ee2-8f97-60cfd26321ae" ] } ], "mendeley" : { "formattedCitation" : "[15]", "plainTextFormattedCitation" : "[15]", "previouslyFormattedCitation" : "[15]" }, "properties" : { "noteIndex" : 0 }, "schema" : "https://github.com/citation-style-language/schema/raw/master/csl-citation.json" }</w:instrText>
      </w:r>
      <w:r w:rsidR="00445B0B">
        <w:fldChar w:fldCharType="separate"/>
      </w:r>
      <w:r w:rsidR="00803A7F" w:rsidRPr="00803A7F">
        <w:rPr>
          <w:noProof/>
        </w:rPr>
        <w:t>[15]</w:t>
      </w:r>
      <w:r w:rsidR="00445B0B">
        <w:fldChar w:fldCharType="end"/>
      </w:r>
      <w:r w:rsidR="005B12E3">
        <w:t xml:space="preserve"> The</w:t>
      </w:r>
      <w:r w:rsidR="006C3C37">
        <w:t xml:space="preserve"> combined effects of the GFC followed by the Coalition’s Austerity experiment </w:t>
      </w:r>
      <w:r w:rsidR="005B12E3">
        <w:t>appear to be resulting in wider impacts on the population that may contribute to deteriorating health and wellbeing</w:t>
      </w:r>
      <w:ins w:id="40" w:author="Kate" w:date="2016-10-08T17:46:00Z">
        <w:r w:rsidR="00736234">
          <w:t xml:space="preserve">, </w:t>
        </w:r>
      </w:ins>
      <w:del w:id="41" w:author="Kate" w:date="2016-10-08T17:46:00Z">
        <w:r w:rsidR="005B12E3" w:rsidDel="00736234">
          <w:delText xml:space="preserve"> at both the short- and long-term</w:delText>
        </w:r>
        <w:r w:rsidR="001139AD" w:rsidDel="00736234">
          <w:delText xml:space="preserve"> </w:delText>
        </w:r>
      </w:del>
      <w:r w:rsidR="001139AD">
        <w:t xml:space="preserve">including not just the rising elderly mortality reported here, but also increasing suicides rates </w:t>
      </w:r>
      <w:r w:rsidR="00803A7F">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"mendeley" : { "formattedCitation" : "[16]", "plainTextFormattedCitation" : "[16]", "previouslyFormattedCitation" : "[16]" }, "properties" : { "noteIndex" : 0 }, "schema" : "https://github.com/citation-style-language/schema/raw/master/csl-citation.json" }</w:instrText>
      </w:r>
      <w:r w:rsidR="00803A7F">
        <w:fldChar w:fldCharType="separate"/>
      </w:r>
      <w:r w:rsidR="00803A7F" w:rsidRPr="00803A7F">
        <w:rPr>
          <w:noProof/>
        </w:rPr>
        <w:t>[16]</w:t>
      </w:r>
      <w:r w:rsidR="00803A7F">
        <w:fldChar w:fldCharType="end"/>
      </w:r>
      <w:r w:rsidR="00803A7F">
        <w:t>.</w:t>
      </w:r>
      <w:r w:rsidR="006C3C37">
        <w:t xml:space="preserve"> </w:t>
      </w:r>
    </w:p>
    <w:p w14:paraId="0657C0E1" w14:textId="63468173" w:rsidR="00893259" w:rsidRDefault="006C3C37" w:rsidP="00076DDE">
      <w:pPr>
        <w:spacing w:line="480" w:lineRule="auto"/>
      </w:pPr>
      <w:r>
        <w:t xml:space="preserve">Though the working age working poor </w:t>
      </w:r>
      <w:r w:rsidR="00656B3F">
        <w:t xml:space="preserve">(and their children) </w:t>
      </w:r>
      <w:r>
        <w:t>experienced some of the most overtly adverse changes to social security provision in the UK, leading for instance to an explosion s</w:t>
      </w:r>
      <w:r w:rsidR="00656B3F">
        <w:t xml:space="preserve">ince 2010 in food bank use, </w:t>
      </w:r>
      <w:r w:rsidR="00656B3F">
        <w:fldChar w:fldCharType="begin" w:fldLock="1"/>
      </w:r>
      <w:r w:rsidR="00803A7F">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"mendeley" : { "formattedCitation" : "[17]", "plainTextFormattedCitation" : "[17]", "previouslyFormattedCitation" : "[17]" }, "properties" : { "noteIndex" : 0 }, "schema" : "https://github.com/citation-style-language/schema/raw/master/csl-citation.json" }</w:instrText>
      </w:r>
      <w:r w:rsidR="00656B3F">
        <w:fldChar w:fldCharType="separate"/>
      </w:r>
      <w:r w:rsidR="00803A7F" w:rsidRPr="00803A7F">
        <w:rPr>
          <w:noProof/>
        </w:rPr>
        <w:t>[17]</w:t>
      </w:r>
      <w:r w:rsidR="00656B3F">
        <w:fldChar w:fldCharType="end"/>
      </w:r>
      <w:r w:rsidR="00656B3F">
        <w:t xml:space="preserve"> it is </w:t>
      </w:r>
      <w:del w:id="42" w:author="Kate" w:date="2016-10-08T17:52:00Z">
        <w:r w:rsidR="00656B3F" w:rsidDel="00736234">
          <w:delText xml:space="preserve">within </w:delText>
        </w:r>
      </w:del>
      <w:ins w:id="43" w:author="Kate" w:date="2016-10-08T17:52:00Z">
        <w:r w:rsidR="00736234">
          <w:t>among</w:t>
        </w:r>
        <w:r w:rsidR="00736234">
          <w:t xml:space="preserve"> </w:t>
        </w:r>
      </w:ins>
      <w:r w:rsidR="00656B3F">
        <w:t xml:space="preserve">the sick and frail that cuts to the quality of social and healthcare services appear to be a matter of </w:t>
      </w:r>
      <w:del w:id="44" w:author="Kate" w:date="2016-10-08T17:52:00Z">
        <w:r w:rsidR="00656B3F" w:rsidDel="00736234">
          <w:delText>life o</w:delText>
        </w:r>
        <w:r w:rsidR="00B43A0B" w:rsidDel="00736234">
          <w:delText>r</w:delText>
        </w:r>
        <w:r w:rsidR="00656B3F" w:rsidDel="00736234">
          <w:delText xml:space="preserve"> death</w:delText>
        </w:r>
        <w:r w:rsidR="005856B2" w:rsidDel="00736234">
          <w:delText xml:space="preserve">, indeed </w:delText>
        </w:r>
      </w:del>
      <w:r w:rsidR="005856B2">
        <w:t xml:space="preserve">tens of thousands of excess deaths. </w:t>
      </w:r>
      <w:r w:rsidR="00656B3F">
        <w:t>This is despite, on paper, pensioners being one of the most generously treated demographic groups by consecutive UK governments</w:t>
      </w:r>
      <w:del w:id="45" w:author="Kate" w:date="2016-10-08T17:53:00Z">
        <w:r w:rsidR="00656B3F" w:rsidDel="00736234">
          <w:delText>, including the Coalition Government’s commitment in 2011 to a ‘Triple Lock’ to uprate the Basic State Pension such that its value will not decline in relative terms over time</w:delText>
        </w:r>
      </w:del>
      <w:r w:rsidR="00656B3F">
        <w:t>.</w:t>
      </w:r>
      <w:r w:rsidR="00893259">
        <w:t xml:space="preserve"> </w:t>
      </w:r>
      <w:r w:rsidR="00893259">
        <w:fldChar w:fldCharType="begin" w:fldLock="1"/>
      </w:r>
      <w:r w:rsidR="00803A7F">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"[18]", "plainTextFormattedCitation" : "[18]", "previouslyFormattedCitation" : "[18]" }, "properties" : { "noteIndex" : 0 }, "schema" : "https://github.com/citation-style-language/schema/raw/master/csl-citation.json" }</w:instrText>
      </w:r>
      <w:r w:rsidR="00893259">
        <w:fldChar w:fldCharType="separate"/>
      </w:r>
      <w:r w:rsidR="00803A7F" w:rsidRPr="00803A7F">
        <w:rPr>
          <w:noProof/>
        </w:rPr>
        <w:t>[18]</w:t>
      </w:r>
      <w:r w:rsidR="00893259">
        <w:fldChar w:fldCharType="end"/>
      </w:r>
      <w:r w:rsidR="00893259">
        <w:t xml:space="preserve"> Although </w:t>
      </w:r>
      <w:del w:id="46" w:author="Kate" w:date="2016-10-08T17:53:00Z">
        <w:r w:rsidR="00893259" w:rsidDel="00736234">
          <w:delText xml:space="preserve">such </w:delText>
        </w:r>
      </w:del>
      <w:r w:rsidR="00893259">
        <w:t xml:space="preserve">commitments to maintaining the relative value of pensions benefit </w:t>
      </w:r>
      <w:r w:rsidR="005856B2">
        <w:t xml:space="preserve">the elderly who are </w:t>
      </w:r>
      <w:r w:rsidR="00893259">
        <w:t>still in good health, with ageing comes frailty and expensive-to-treat multi</w:t>
      </w:r>
      <w:r w:rsidR="005856B2">
        <w:t>-</w:t>
      </w:r>
      <w:r w:rsidR="00893259">
        <w:t xml:space="preserve">morbidity. It is once health deteriorates to a point where pensioners become dependent on state social care and health care </w:t>
      </w:r>
      <w:del w:id="47" w:author="Kate" w:date="2016-10-08T17:53:00Z">
        <w:r w:rsidR="00893259" w:rsidDel="00736234">
          <w:delText xml:space="preserve">to survive from year to year and month to month </w:delText>
        </w:r>
      </w:del>
      <w:bookmarkStart w:id="48" w:name="_GoBack"/>
      <w:bookmarkEnd w:id="48"/>
      <w:r w:rsidR="00893259">
        <w:t xml:space="preserve">that they become exposed to a system </w:t>
      </w:r>
      <w:r w:rsidR="005856B2">
        <w:t>undergoing both</w:t>
      </w:r>
      <w:r w:rsidR="00893259">
        <w:t xml:space="preserve"> rapid reinvention and disruption, and increasing financial pressures and constraints. </w:t>
      </w:r>
      <w:r w:rsidR="00893259">
        <w:fldChar w:fldCharType="begin" w:fldLock="1"/>
      </w:r>
      <w:r w:rsidR="00803A7F">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"[19]", "plainTextFormattedCitation" : "[19]", "previouslyFormattedCitation" : "[19]" }, "properties" : { "noteIndex" : 0 }, "schema" : "https://github.com/citation-style-language/schema/raw/master/csl-citation.json" }</w:instrText>
      </w:r>
      <w:r w:rsidR="00893259">
        <w:fldChar w:fldCharType="separate"/>
      </w:r>
      <w:r w:rsidR="00803A7F" w:rsidRPr="00803A7F">
        <w:rPr>
          <w:noProof/>
        </w:rPr>
        <w:t>[19]</w:t>
      </w:r>
      <w:r w:rsidR="00893259">
        <w:fldChar w:fldCharType="end"/>
      </w:r>
      <w:r w:rsidR="00893259">
        <w:t xml:space="preserve"> </w:t>
      </w:r>
    </w:p>
    <w:p w14:paraId="67B40E37" w14:textId="24A0A858" w:rsidR="00335AD5" w:rsidRDefault="00893259" w:rsidP="00076DDE">
      <w:pPr>
        <w:spacing w:line="480" w:lineRule="auto"/>
      </w:pPr>
      <w:r>
        <w:t xml:space="preserve">The longer-term consequences of austerity may take decades to become apparent. Long-term demographic records show that especially severe environmental change can </w:t>
      </w:r>
      <w:r w:rsidR="00335AD5">
        <w:t>cause lower cognitive functioning, increased morbidity, and an increased mortality risk to be carried by exposed populations throughout their lives</w:t>
      </w:r>
      <w:del w:id="49" w:author="Kate" w:date="2016-10-08T17:51:00Z">
        <w:r w:rsidR="00335AD5" w:rsidDel="00736234">
          <w:delText xml:space="preserve">; to an extent </w:delText>
        </w:r>
        <w:r w:rsidR="005856B2" w:rsidDel="00736234">
          <w:delText xml:space="preserve">that </w:delText>
        </w:r>
        <w:r w:rsidR="00335AD5" w:rsidDel="00736234">
          <w:delText xml:space="preserve">the 1918 Influenza pandemic </w:delText>
        </w:r>
      </w:del>
      <w:del w:id="50" w:author="Kate" w:date="2016-10-08T17:47:00Z">
        <w:r w:rsidR="00335AD5" w:rsidDel="00736234">
          <w:delText xml:space="preserve">was still </w:delText>
        </w:r>
        <w:r w:rsidR="001139AD" w:rsidDel="00736234">
          <w:delText>felt years after it</w:delText>
        </w:r>
        <w:r w:rsidR="00335AD5" w:rsidDel="00736234">
          <w:delText>,</w:delText>
        </w:r>
        <w:r w:rsidR="000D55B1" w:rsidDel="00736234">
          <w:delText xml:space="preserve"> </w:delText>
        </w:r>
        <w:r w:rsidR="00335AD5" w:rsidDel="00736234">
          <w:delText>increasing</w:delText>
        </w:r>
      </w:del>
      <w:del w:id="51" w:author="Kate" w:date="2016-10-08T17:51:00Z">
        <w:r w:rsidR="00335AD5" w:rsidDel="00736234">
          <w:delText xml:space="preserve"> age-specific mortality risk</w:delText>
        </w:r>
        <w:r w:rsidR="001139AD" w:rsidDel="00736234">
          <w:delText>s for decades following</w:delText>
        </w:r>
      </w:del>
      <w:r w:rsidR="00335AD5">
        <w:t xml:space="preserve">. </w:t>
      </w:r>
      <w:r w:rsidR="00335AD5">
        <w:fldChar w:fldCharType="begin" w:fldLock="1"/>
      </w:r>
      <w:r w:rsidR="00803A7F">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"[20]", "plainTextFormattedCitation" : "[20]", "previouslyFormattedCitation" : "[20]" }, "properties" : { "noteIndex" : 0 }, "schema" : "https://github.com/citation-style-language/schema/raw/master/csl-citation.json" }</w:instrText>
      </w:r>
      <w:r w:rsidR="00335AD5">
        <w:fldChar w:fldCharType="separate"/>
      </w:r>
      <w:r w:rsidR="00803A7F" w:rsidRPr="00803A7F">
        <w:rPr>
          <w:noProof/>
        </w:rPr>
        <w:t>[20]</w:t>
      </w:r>
      <w:r w:rsidR="00335AD5">
        <w:fldChar w:fldCharType="end"/>
      </w:r>
      <w:r w:rsidR="00335AD5">
        <w:t xml:space="preserve"> </w:t>
      </w:r>
      <w:r w:rsidR="005856B2">
        <w:t>E</w:t>
      </w:r>
      <w:r w:rsidR="00335AD5">
        <w:t>vidence of more subtle 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w:t>
      </w:r>
      <w:r w:rsidR="00923071">
        <w:lastRenderedPageBreak/>
        <w:t xml:space="preserve">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"mendeley" : { "formattedCitation" : "[16,21]", "plainTextFormattedCitation" : "[16,21]", "previouslyFormattedCitation" : "[16,21,22]" }, "properties" : { "noteIndex" : 0 }, "schema" : "https://github.com/citation-style-language/schema/raw/master/csl-citation.json" }</w:instrText>
      </w:r>
      <w:r w:rsidR="00923071">
        <w:fldChar w:fldCharType="separate"/>
      </w:r>
      <w:r w:rsidR="00803A7F" w:rsidRPr="00803A7F">
        <w:rPr>
          <w:noProof/>
        </w:rPr>
        <w:t>[16,21]</w:t>
      </w:r>
      <w:r w:rsidR="00923071">
        <w:fldChar w:fldCharType="end"/>
      </w:r>
      <w:r w:rsidR="00923071">
        <w:t xml:space="preserve"> </w:t>
      </w:r>
    </w:p>
    <w:p w14:paraId="4ED1E4C1" w14:textId="77777777" w:rsidR="00E323A4" w:rsidRDefault="00E323A4" w:rsidP="00076DDE">
      <w:pPr>
        <w:pStyle w:val="Heading2"/>
        <w:spacing w:line="480" w:lineRule="auto"/>
      </w:pPr>
      <w:r>
        <w:t>Limitations</w:t>
      </w:r>
    </w:p>
    <w:p w14:paraId="6541978D" w14:textId="0E0C5633" w:rsidR="00E323A4" w:rsidRDefault="00E323A4" w:rsidP="00076DDE">
      <w:pPr>
        <w:spacing w:line="480" w:lineRule="auto"/>
      </w:pPr>
      <w:r>
        <w:t xml:space="preserve">Population estimates for ages over 90 years are not routinely available disaggregated by age in single years as part of standard UK population estimates, and are estimated by the ONS. </w:t>
      </w:r>
      <w:del w:id="52" w:author="Kate" w:date="2016-10-08T17:47:00Z">
        <w:r w:rsidDel="00736234">
          <w:delText>Given that our</w:delText>
        </w:r>
      </w:del>
      <w:ins w:id="53" w:author="Kate" w:date="2016-10-08T17:47:00Z">
        <w:r w:rsidR="00736234">
          <w:t>Our</w:t>
        </w:r>
      </w:ins>
      <w:r>
        <w:t xml:space="preserve"> results indicate that much of the additional burden of excess mortality has been at some of the oldest ages, </w:t>
      </w:r>
      <w:ins w:id="54" w:author="Kate" w:date="2016-10-08T17:47:00Z">
        <w:r w:rsidR="00736234">
          <w:t xml:space="preserve">and </w:t>
        </w:r>
      </w:ins>
      <w:r>
        <w:t>we consider</w:t>
      </w:r>
      <w:ins w:id="55" w:author="Kate" w:date="2016-10-08T17:48:00Z">
        <w:r w:rsidR="00736234">
          <w:t>ed</w:t>
        </w:r>
      </w:ins>
      <w:del w:id="56" w:author="Kate" w:date="2016-10-08T17:48:00Z">
        <w:r w:rsidDel="00736234">
          <w:delText>ed</w:delText>
        </w:r>
      </w:del>
      <w:r>
        <w:t xml:space="preserve"> it important to produce estimates of total excess deaths </w:t>
      </w:r>
      <w:del w:id="57" w:author="Kate" w:date="2016-10-08T17:48:00Z">
        <w:r w:rsidDel="00736234">
          <w:delText xml:space="preserve">which include ages </w:delText>
        </w:r>
      </w:del>
      <w:r>
        <w:t xml:space="preserve">up to 95 years, despite these limitations. Effective measurement and dissemination of age-disaggregated population and death counts at and above the age of 90 years should be a national record keeping priority. </w:t>
      </w:r>
    </w:p>
    <w:p w14:paraId="205FFB74" w14:textId="37590BA1" w:rsidR="00E323A4" w:rsidRDefault="00E323A4" w:rsidP="00076DDE">
      <w:pPr>
        <w:spacing w:line="480" w:lineRule="auto"/>
      </w:pPr>
      <w:r>
        <w:t xml:space="preserve">As has been noted many times, “all models are wrong, but some are useful”. </w:t>
      </w:r>
      <w:r w:rsidR="008D06C0">
        <w:fldChar w:fldCharType="begin" w:fldLock="1"/>
      </w:r>
      <w:r w:rsidR="00803A7F">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"[22]", "plainTextFormattedCitation" : "[22]", "previouslyFormattedCitation" : "[23]" }, "properties" : { "noteIndex" : 0 }, "schema" : "https://github.com/citation-style-language/schema/raw/master/csl-citation.json" }</w:instrText>
      </w:r>
      <w:r w:rsidR="008D06C0">
        <w:fldChar w:fldCharType="separate"/>
      </w:r>
      <w:r w:rsidR="00803A7F" w:rsidRPr="00803A7F">
        <w:rPr>
          <w:noProof/>
        </w:rPr>
        <w:t>[22]</w:t>
      </w:r>
      <w:r w:rsidR="008D06C0">
        <w:fldChar w:fldCharType="end"/>
      </w:r>
      <w:r w:rsidR="008D06C0">
        <w:t xml:space="preserve"> </w:t>
      </w:r>
      <w:r w:rsidR="008A3E12">
        <w:t>Our</w:t>
      </w:r>
      <w:r>
        <w:t xml:space="preserve"> model</w:t>
      </w:r>
      <w:r w:rsidR="008A3E12">
        <w:t>s are</w:t>
      </w:r>
      <w:r>
        <w:t xml:space="preserve"> ‘wrong’ in the sense that </w:t>
      </w:r>
      <w:r w:rsidR="008A3E12">
        <w:t>they</w:t>
      </w:r>
      <w:r>
        <w:t xml:space="preserve"> appl</w:t>
      </w:r>
      <w:r w:rsidR="008A3E12">
        <w:t>y</w:t>
      </w:r>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However, we </w:t>
      </w:r>
      <w:r w:rsidR="008A3E12">
        <w:t xml:space="preserve">believe </w:t>
      </w:r>
      <w:r w:rsidR="001139AD">
        <w:t xml:space="preserve">our </w:t>
      </w:r>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occurring in populations in their late sixties there may then be a fall in deaths due to cancer amongst people in their seventies a few years later</w:t>
      </w:r>
      <w:r w:rsidR="00CB02A4">
        <w:t xml:space="preserve"> as there would be fewer people left to be exposed to this risk; </w:t>
      </w:r>
      <w:r w:rsidR="003126D0">
        <w:t xml:space="preserve">this </w:t>
      </w:r>
      <w:r w:rsidR="008A3E12">
        <w:t xml:space="preserve">would </w:t>
      </w:r>
      <w:r w:rsidR="003126D0">
        <w:t xml:space="preserve">not be evidence of improvements in cancer treatment and care. </w:t>
      </w:r>
      <w:r>
        <w:t xml:space="preserve">For similar reasons, we have not altered the population sizes exposed to age-specific mortality risks in each of the years, only the degree of risks such populations are exposed to at each age.  </w:t>
      </w:r>
    </w:p>
    <w:p w14:paraId="62D1B8A5" w14:textId="0F241D18" w:rsidR="00776936" w:rsidRDefault="00776936" w:rsidP="00076DDE">
      <w:pPr>
        <w:spacing w:line="480" w:lineRule="auto"/>
      </w:pPr>
      <w:r w:rsidRPr="00736234">
        <w:rPr>
          <w:highlight w:val="yellow"/>
          <w:rPrChange w:id="58" w:author="Kate" w:date="2016-10-08T17:49:00Z">
            <w:rPr/>
          </w:rPrChange>
        </w:rPr>
        <w:lastRenderedPageBreak/>
        <w:t xml:space="preserve">The issue of how to </w:t>
      </w:r>
      <w:r w:rsidR="003126D0" w:rsidRPr="00736234">
        <w:rPr>
          <w:highlight w:val="yellow"/>
          <w:rPrChange w:id="59" w:author="Kate" w:date="2016-10-08T17:49:00Z">
            <w:rPr/>
          </w:rPrChange>
        </w:rPr>
        <w:t xml:space="preserve">accurately </w:t>
      </w:r>
      <w:r w:rsidRPr="00736234">
        <w:rPr>
          <w:highlight w:val="yellow"/>
          <w:rPrChange w:id="60" w:author="Kate" w:date="2016-10-08T17:49:00Z">
            <w:rPr/>
          </w:rPrChange>
        </w:rPr>
        <w:t xml:space="preserve">estimate the counterfactual </w:t>
      </w:r>
      <w:r w:rsidR="003126D0" w:rsidRPr="00736234">
        <w:rPr>
          <w:highlight w:val="yellow"/>
          <w:rPrChange w:id="61" w:author="Kate" w:date="2016-10-08T17:49:00Z">
            <w:rPr/>
          </w:rPrChange>
        </w:rPr>
        <w:t xml:space="preserve">is intrinsic to quantifying the consequences of different actions or clusters of actions. In </w:t>
      </w:r>
      <w:r w:rsidR="001139AD" w:rsidRPr="00736234">
        <w:rPr>
          <w:highlight w:val="yellow"/>
          <w:rPrChange w:id="62" w:author="Kate" w:date="2016-10-08T17:49:00Z">
            <w:rPr/>
          </w:rPrChange>
        </w:rPr>
        <w:t xml:space="preserve">our </w:t>
      </w:r>
      <w:r w:rsidR="008A3E12" w:rsidRPr="00736234">
        <w:rPr>
          <w:highlight w:val="yellow"/>
          <w:rPrChange w:id="63" w:author="Kate" w:date="2016-10-08T17:49:00Z">
            <w:rPr/>
          </w:rPrChange>
        </w:rPr>
        <w:t>study</w:t>
      </w:r>
      <w:r w:rsidR="003126D0" w:rsidRPr="00736234">
        <w:rPr>
          <w:highlight w:val="yellow"/>
          <w:rPrChange w:id="64" w:author="Kate" w:date="2016-10-08T17:49:00Z">
            <w:rPr/>
          </w:rPrChange>
        </w:rPr>
        <w:t xml:space="preserve"> consequences are measured </w:t>
      </w:r>
      <w:r w:rsidR="008A3E12" w:rsidRPr="00736234">
        <w:rPr>
          <w:highlight w:val="yellow"/>
          <w:rPrChange w:id="65" w:author="Kate" w:date="2016-10-08T17:49:00Z">
            <w:rPr/>
          </w:rPrChange>
        </w:rPr>
        <w:t>as</w:t>
      </w:r>
      <w:r w:rsidR="003126D0" w:rsidRPr="00736234">
        <w:rPr>
          <w:highlight w:val="yellow"/>
          <w:rPrChange w:id="66" w:author="Kate" w:date="2016-10-08T17:49:00Z">
            <w:rPr/>
          </w:rPrChange>
        </w:rPr>
        <w:t xml:space="preserve"> </w:t>
      </w:r>
      <w:r w:rsidR="008A3E12" w:rsidRPr="00736234">
        <w:rPr>
          <w:highlight w:val="yellow"/>
          <w:rPrChange w:id="67" w:author="Kate" w:date="2016-10-08T17:49:00Z">
            <w:rPr/>
          </w:rPrChange>
        </w:rPr>
        <w:t xml:space="preserve">excess </w:t>
      </w:r>
      <w:r w:rsidR="003126D0" w:rsidRPr="00736234">
        <w:rPr>
          <w:highlight w:val="yellow"/>
          <w:rPrChange w:id="68" w:author="Kate" w:date="2016-10-08T17:49:00Z">
            <w:rPr/>
          </w:rPrChange>
        </w:rPr>
        <w:t xml:space="preserve">deaths, and the cluster of actions </w:t>
      </w:r>
      <w:r w:rsidR="008A3E12" w:rsidRPr="00736234">
        <w:rPr>
          <w:highlight w:val="yellow"/>
          <w:rPrChange w:id="69" w:author="Kate" w:date="2016-10-08T17:49:00Z">
            <w:rPr/>
          </w:rPrChange>
        </w:rPr>
        <w:t>that are thought to have caused these</w:t>
      </w:r>
      <w:r w:rsidR="003126D0" w:rsidRPr="00736234">
        <w:rPr>
          <w:highlight w:val="yellow"/>
          <w:rPrChange w:id="70" w:author="Kate" w:date="2016-10-08T17:49:00Z">
            <w:rPr/>
          </w:rPrChange>
        </w:rPr>
        <w:t xml:space="preserve"> deaths are known as ‘austerity’. Alternative, and arguably more sophisticated, statistical modelling strategies could </w:t>
      </w:r>
      <w:r w:rsidR="008A3E12" w:rsidRPr="00736234">
        <w:rPr>
          <w:highlight w:val="yellow"/>
          <w:rPrChange w:id="71" w:author="Kate" w:date="2016-10-08T17:49:00Z">
            <w:rPr/>
          </w:rPrChange>
        </w:rPr>
        <w:t>be applied</w:t>
      </w:r>
      <w:r w:rsidR="00E22B24" w:rsidRPr="00736234">
        <w:rPr>
          <w:highlight w:val="yellow"/>
          <w:rPrChange w:id="72" w:author="Kate" w:date="2016-10-08T17:49:00Z">
            <w:rPr/>
          </w:rPrChange>
        </w:rPr>
        <w:t xml:space="preserve">, and the actuarial estimates of excess deaths produced would change. However </w:t>
      </w:r>
      <w:r w:rsidR="00424B52" w:rsidRPr="00736234">
        <w:rPr>
          <w:highlight w:val="yellow"/>
          <w:rPrChange w:id="73" w:author="Kate" w:date="2016-10-08T17:49:00Z">
            <w:rPr/>
          </w:rPrChange>
        </w:rPr>
        <w:t>the sensitivity analysis included in our appendix suggests that, if anything more sophisticated model</w:t>
      </w:r>
      <w:r w:rsidR="008A3E12" w:rsidRPr="00736234">
        <w:rPr>
          <w:highlight w:val="yellow"/>
          <w:rPrChange w:id="74" w:author="Kate" w:date="2016-10-08T17:49:00Z">
            <w:rPr/>
          </w:rPrChange>
        </w:rPr>
        <w:t xml:space="preserve">s </w:t>
      </w:r>
      <w:r w:rsidR="00424B52" w:rsidRPr="00736234">
        <w:rPr>
          <w:highlight w:val="yellow"/>
          <w:rPrChange w:id="75" w:author="Kate" w:date="2016-10-08T17:49:00Z">
            <w:rPr/>
          </w:rPrChange>
        </w:rPr>
        <w:t xml:space="preserve">produce less conservative </w:t>
      </w:r>
      <w:commentRangeStart w:id="76"/>
      <w:r w:rsidR="00424B52" w:rsidRPr="00736234">
        <w:rPr>
          <w:highlight w:val="yellow"/>
          <w:rPrChange w:id="77" w:author="Kate" w:date="2016-10-08T17:49:00Z">
            <w:rPr/>
          </w:rPrChange>
        </w:rPr>
        <w:t>results</w:t>
      </w:r>
      <w:commentRangeEnd w:id="76"/>
      <w:r w:rsidR="00736234">
        <w:rPr>
          <w:rStyle w:val="CommentReference"/>
        </w:rPr>
        <w:commentReference w:id="76"/>
      </w:r>
      <w:r w:rsidR="00424B52" w:rsidRPr="00736234">
        <w:rPr>
          <w:highlight w:val="yellow"/>
          <w:rPrChange w:id="78" w:author="Kate" w:date="2016-10-08T17:49:00Z">
            <w:rPr/>
          </w:rPrChange>
        </w:rPr>
        <w:t>.</w:t>
      </w:r>
      <w:r w:rsidR="00424B52">
        <w:t xml:space="preserve"> </w:t>
      </w:r>
    </w:p>
    <w:p w14:paraId="7AFD28A8" w14:textId="4E03788E" w:rsidR="00E22B24" w:rsidRPr="00BB5431" w:rsidRDefault="00C5674C" w:rsidP="00076DDE">
      <w:pPr>
        <w:spacing w:line="480" w:lineRule="auto"/>
      </w:pPr>
      <w:r>
        <w:t xml:space="preserve">Overall, the model estimates suggest there has been a deleterious shift in ‘the fundamentals’ of mortality improvements, similar to that seen after 2008 in economic growth, and that this has resulted </w:t>
      </w:r>
      <w:ins w:id="79" w:author="Kate" w:date="2016-10-08T17:50:00Z">
        <w:r w:rsidR="00736234">
          <w:t xml:space="preserve">in </w:t>
        </w:r>
      </w:ins>
      <w:r w:rsidR="00420F9A">
        <w:t xml:space="preserve">many </w:t>
      </w:r>
      <w:r>
        <w:t xml:space="preserve">more deaths that would otherwise have been expected. </w:t>
      </w:r>
      <w:r w:rsidR="00CB02A4">
        <w:t>But u</w:t>
      </w:r>
      <w:r>
        <w:t>nlike the change to the fundamental of economic growth, which occurred after 2008, mortality trends worsened in England and Wales after 2012</w:t>
      </w:r>
      <w:r w:rsidR="00CB02A4">
        <w:t>, and have tended to become progressively worse each year since. This again highlights the importance of considering the effects of recessions, and political responses to recessions, as having distinct effects on population health. Despite the relatively generous political support for pensions through the ‘Triple Lock’ guarantee, and the shockingly harsh increases in conditionality and sanctioning for recipients of working age unemployment s</w:t>
      </w:r>
      <w:r w:rsidR="00420F9A">
        <w:t>ocial security, it is amongst the elderly</w:t>
      </w:r>
      <w:r w:rsidR="00803A7F">
        <w:t>,</w:t>
      </w:r>
      <w:r w:rsidR="00420F9A">
        <w:t xml:space="preserve"> rather than working age</w:t>
      </w:r>
      <w:r w:rsidR="00803A7F">
        <w:t>,</w:t>
      </w:r>
      <w:r w:rsidR="00420F9A">
        <w:t xml:space="preserve"> that the human costs of worsening public service provision can be counted in additional deaths by the tens of thousand. </w:t>
      </w:r>
    </w:p>
    <w:p w14:paraId="20ED7497" w14:textId="77777777" w:rsidR="00D80E19" w:rsidRDefault="00D80E19" w:rsidP="00076DDE">
      <w:pPr>
        <w:spacing w:line="480" w:lineRule="auto"/>
      </w:pPr>
    </w:p>
    <w:p w14:paraId="509E80B9"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BBD1810" w14:textId="77777777" w:rsidR="00D80E19" w:rsidRDefault="00D80E19" w:rsidP="00076DDE">
      <w:pPr>
        <w:pStyle w:val="Heading1"/>
        <w:spacing w:line="480" w:lineRule="auto"/>
      </w:pPr>
      <w:r>
        <w:lastRenderedPageBreak/>
        <w:t xml:space="preserve">References </w:t>
      </w:r>
    </w:p>
    <w:p w14:paraId="50511C5E" w14:textId="77777777" w:rsidR="00D80E19" w:rsidRDefault="00D80E19" w:rsidP="00076DDE">
      <w:pPr>
        <w:spacing w:line="480" w:lineRule="auto"/>
      </w:pPr>
    </w:p>
    <w:p w14:paraId="204BBF3A" w14:textId="5DE71DC2" w:rsidR="00803A7F" w:rsidRPr="00803A7F" w:rsidRDefault="001862B7" w:rsidP="00803A7F">
      <w:pPr>
        <w:widowControl w:val="0"/>
        <w:autoSpaceDE w:val="0"/>
        <w:autoSpaceDN w:val="0"/>
        <w:adjustRightInd w:val="0"/>
        <w:spacing w:line="48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803A7F" w:rsidRPr="00803A7F">
        <w:rPr>
          <w:rFonts w:ascii="Calibri" w:hAnsi="Calibri" w:cs="Times New Roman"/>
          <w:noProof/>
          <w:szCs w:val="24"/>
        </w:rPr>
        <w:t xml:space="preserve">1 </w:t>
      </w:r>
      <w:r w:rsidR="00803A7F" w:rsidRPr="00803A7F">
        <w:rPr>
          <w:rFonts w:ascii="Calibri" w:hAnsi="Calibri" w:cs="Times New Roman"/>
          <w:noProof/>
          <w:szCs w:val="24"/>
        </w:rPr>
        <w:tab/>
        <w:t xml:space="preserve">Loopstra R, McKee M, Katikireddi S V., </w:t>
      </w:r>
      <w:r w:rsidR="00803A7F" w:rsidRPr="00803A7F">
        <w:rPr>
          <w:rFonts w:ascii="Calibri" w:hAnsi="Calibri" w:cs="Times New Roman"/>
          <w:i/>
          <w:iCs/>
          <w:noProof/>
          <w:szCs w:val="24"/>
        </w:rPr>
        <w:t>et al.</w:t>
      </w:r>
      <w:r w:rsidR="00803A7F" w:rsidRPr="00803A7F">
        <w:rPr>
          <w:rFonts w:ascii="Calibri" w:hAnsi="Calibri" w:cs="Times New Roman"/>
          <w:noProof/>
          <w:szCs w:val="24"/>
        </w:rPr>
        <w:t xml:space="preserve"> Austerity and old-age mortality in England: a longitudinal cross-local area analysis, 2007-2013. </w:t>
      </w:r>
      <w:r w:rsidR="00803A7F" w:rsidRPr="00803A7F">
        <w:rPr>
          <w:rFonts w:ascii="Calibri" w:hAnsi="Calibri" w:cs="Times New Roman"/>
          <w:i/>
          <w:iCs/>
          <w:noProof/>
          <w:szCs w:val="24"/>
        </w:rPr>
        <w:t>J R Soc Med</w:t>
      </w:r>
      <w:r w:rsidR="00803A7F" w:rsidRPr="00803A7F">
        <w:rPr>
          <w:rFonts w:ascii="Calibri" w:hAnsi="Calibri" w:cs="Times New Roman"/>
          <w:noProof/>
          <w:szCs w:val="24"/>
        </w:rPr>
        <w:t xml:space="preserve"> 2016;</w:t>
      </w:r>
      <w:r w:rsidR="00803A7F" w:rsidRPr="00803A7F">
        <w:rPr>
          <w:rFonts w:ascii="Calibri" w:hAnsi="Calibri" w:cs="Times New Roman"/>
          <w:b/>
          <w:bCs/>
          <w:noProof/>
          <w:szCs w:val="24"/>
        </w:rPr>
        <w:t>109</w:t>
      </w:r>
      <w:r w:rsidR="00803A7F" w:rsidRPr="00803A7F">
        <w:rPr>
          <w:rFonts w:ascii="Calibri" w:hAnsi="Calibri" w:cs="Times New Roman"/>
          <w:noProof/>
          <w:szCs w:val="24"/>
        </w:rPr>
        <w:t>:109–16. doi:10.1177/0141076816632215</w:t>
      </w:r>
    </w:p>
    <w:p w14:paraId="14F3D00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 </w:t>
      </w:r>
      <w:r w:rsidRPr="00803A7F">
        <w:rPr>
          <w:rFonts w:ascii="Calibri" w:hAnsi="Calibri" w:cs="Times New Roman"/>
          <w:noProof/>
          <w:szCs w:val="24"/>
        </w:rPr>
        <w:tab/>
        <w:t xml:space="preserve">Dorling D. Why are old people in Britain dying before their time? </w:t>
      </w:r>
      <w:r w:rsidRPr="00803A7F">
        <w:rPr>
          <w:rFonts w:ascii="Calibri" w:hAnsi="Calibri" w:cs="Times New Roman"/>
          <w:i/>
          <w:iCs/>
          <w:noProof/>
          <w:szCs w:val="24"/>
        </w:rPr>
        <w:t>New Statesman</w:t>
      </w:r>
      <w:r w:rsidRPr="00803A7F">
        <w:rPr>
          <w:rFonts w:ascii="Calibri" w:hAnsi="Calibri" w:cs="Times New Roman"/>
          <w:noProof/>
          <w:szCs w:val="24"/>
        </w:rPr>
        <w:t xml:space="preserve"> 2014;:34–8.http://www.newstatesman.com/politics/2014/02/why-are-old-people-britain-dying-their-time</w:t>
      </w:r>
    </w:p>
    <w:p w14:paraId="687FE8E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3 </w:t>
      </w:r>
      <w:r w:rsidRPr="00803A7F">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0E17537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4 </w:t>
      </w:r>
      <w:r w:rsidRPr="00803A7F">
        <w:rPr>
          <w:rFonts w:ascii="Calibri" w:hAnsi="Calibri" w:cs="Times New Roman"/>
          <w:noProof/>
          <w:szCs w:val="24"/>
        </w:rPr>
        <w:tab/>
        <w:t>Green M, Dorling D, Minton J. The Geography of a rapid rise in mortality in England and Wales, 2014-2015. 2016.</w:t>
      </w:r>
    </w:p>
    <w:p w14:paraId="2FE8E840"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5 </w:t>
      </w:r>
      <w:r w:rsidRPr="00803A7F">
        <w:rPr>
          <w:rFonts w:ascii="Calibri" w:hAnsi="Calibri" w:cs="Times New Roman"/>
          <w:noProof/>
          <w:szCs w:val="24"/>
        </w:rPr>
        <w:tab/>
        <w:t xml:space="preserve">Minton J, Shaw R, Green M, </w:t>
      </w:r>
      <w:r w:rsidRPr="00803A7F">
        <w:rPr>
          <w:rFonts w:ascii="Calibri" w:hAnsi="Calibri" w:cs="Times New Roman"/>
          <w:i/>
          <w:iCs/>
          <w:noProof/>
          <w:szCs w:val="24"/>
        </w:rPr>
        <w:t>et al.</w:t>
      </w:r>
      <w:r w:rsidRPr="00803A7F">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803A7F">
        <w:rPr>
          <w:rFonts w:ascii="Calibri" w:hAnsi="Calibri" w:cs="Times New Roman"/>
          <w:i/>
          <w:iCs/>
          <w:noProof/>
          <w:szCs w:val="24"/>
        </w:rPr>
        <w:t>Int J Epidemiol</w:t>
      </w:r>
      <w:r w:rsidRPr="00803A7F">
        <w:rPr>
          <w:rFonts w:ascii="Calibri" w:hAnsi="Calibri" w:cs="Times New Roman"/>
          <w:noProof/>
          <w:szCs w:val="24"/>
        </w:rPr>
        <w:t xml:space="preserve"> Published Online First: 2016. doi:10.1093/ije/dyw095</w:t>
      </w:r>
    </w:p>
    <w:p w14:paraId="15229CB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6 </w:t>
      </w:r>
      <w:r w:rsidRPr="00803A7F">
        <w:rPr>
          <w:rFonts w:ascii="Calibri" w:hAnsi="Calibri" w:cs="Times New Roman"/>
          <w:noProof/>
          <w:szCs w:val="24"/>
        </w:rPr>
        <w:tab/>
        <w:t xml:space="preserve">Woolf SH, Johnson RE, Phillips RL, </w:t>
      </w:r>
      <w:r w:rsidRPr="00803A7F">
        <w:rPr>
          <w:rFonts w:ascii="Calibri" w:hAnsi="Calibri" w:cs="Times New Roman"/>
          <w:i/>
          <w:iCs/>
          <w:noProof/>
          <w:szCs w:val="24"/>
        </w:rPr>
        <w:t>et al.</w:t>
      </w:r>
      <w:r w:rsidRPr="00803A7F">
        <w:rPr>
          <w:rFonts w:ascii="Calibri" w:hAnsi="Calibri" w:cs="Times New Roman"/>
          <w:noProof/>
          <w:szCs w:val="24"/>
        </w:rPr>
        <w:t xml:space="preserve"> Giving Everyone the Health of the Educated: An Examination of Whether Social Change Would Save More Lives Than Medical Advances. </w:t>
      </w:r>
      <w:r w:rsidRPr="00803A7F">
        <w:rPr>
          <w:rFonts w:ascii="Calibri" w:hAnsi="Calibri" w:cs="Times New Roman"/>
          <w:i/>
          <w:iCs/>
          <w:noProof/>
          <w:szCs w:val="24"/>
        </w:rPr>
        <w:t>Am J Public Health</w:t>
      </w:r>
      <w:r w:rsidRPr="00803A7F">
        <w:rPr>
          <w:rFonts w:ascii="Calibri" w:hAnsi="Calibri" w:cs="Times New Roman"/>
          <w:noProof/>
          <w:szCs w:val="24"/>
        </w:rPr>
        <w:t xml:space="preserve"> 2007;</w:t>
      </w:r>
      <w:r w:rsidRPr="00803A7F">
        <w:rPr>
          <w:rFonts w:ascii="Calibri" w:hAnsi="Calibri" w:cs="Times New Roman"/>
          <w:b/>
          <w:bCs/>
          <w:noProof/>
          <w:szCs w:val="24"/>
        </w:rPr>
        <w:t>97</w:t>
      </w:r>
      <w:r w:rsidRPr="00803A7F">
        <w:rPr>
          <w:rFonts w:ascii="Calibri" w:hAnsi="Calibri" w:cs="Times New Roman"/>
          <w:noProof/>
          <w:szCs w:val="24"/>
        </w:rPr>
        <w:t>:679–83. doi:10.2105/AJPH.2005.084848</w:t>
      </w:r>
    </w:p>
    <w:p w14:paraId="6BE20A0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7 </w:t>
      </w:r>
      <w:r w:rsidRPr="00803A7F">
        <w:rPr>
          <w:rFonts w:ascii="Calibri" w:hAnsi="Calibri" w:cs="Times New Roman"/>
          <w:noProof/>
          <w:szCs w:val="24"/>
        </w:rPr>
        <w:tab/>
        <w:t xml:space="preserve">Leon DA. Trends in European life expectancy: a salutary view. </w:t>
      </w:r>
      <w:r w:rsidRPr="00803A7F">
        <w:rPr>
          <w:rFonts w:ascii="Calibri" w:hAnsi="Calibri" w:cs="Times New Roman"/>
          <w:i/>
          <w:iCs/>
          <w:noProof/>
          <w:szCs w:val="24"/>
        </w:rPr>
        <w:t>Int J Epidemiol</w:t>
      </w:r>
      <w:r w:rsidRPr="00803A7F">
        <w:rPr>
          <w:rFonts w:ascii="Calibri" w:hAnsi="Calibri" w:cs="Times New Roman"/>
          <w:noProof/>
          <w:szCs w:val="24"/>
        </w:rPr>
        <w:t xml:space="preserve"> 2011;</w:t>
      </w:r>
      <w:r w:rsidRPr="00803A7F">
        <w:rPr>
          <w:rFonts w:ascii="Calibri" w:hAnsi="Calibri" w:cs="Times New Roman"/>
          <w:b/>
          <w:bCs/>
          <w:noProof/>
          <w:szCs w:val="24"/>
        </w:rPr>
        <w:t>40</w:t>
      </w:r>
      <w:r w:rsidRPr="00803A7F">
        <w:rPr>
          <w:rFonts w:ascii="Calibri" w:hAnsi="Calibri" w:cs="Times New Roman"/>
          <w:noProof/>
          <w:szCs w:val="24"/>
        </w:rPr>
        <w:t>:271–7. doi:10.1093/ije/dyr061</w:t>
      </w:r>
    </w:p>
    <w:p w14:paraId="59A8165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8 </w:t>
      </w:r>
      <w:r w:rsidRPr="00803A7F">
        <w:rPr>
          <w:rFonts w:ascii="Calibri" w:hAnsi="Calibri" w:cs="Times New Roman"/>
          <w:noProof/>
          <w:szCs w:val="24"/>
        </w:rPr>
        <w:tab/>
        <w:t xml:space="preserve">Human Mortality Database. Univ. California, Berkeley (USA), Max Plank Inst. Demogr. Res. </w:t>
      </w:r>
      <w:r w:rsidRPr="00803A7F">
        <w:rPr>
          <w:rFonts w:ascii="Calibri" w:hAnsi="Calibri" w:cs="Times New Roman"/>
          <w:noProof/>
          <w:szCs w:val="24"/>
        </w:rPr>
        <w:lastRenderedPageBreak/>
        <w:t>2014.www.mortality.org</w:t>
      </w:r>
    </w:p>
    <w:p w14:paraId="206F145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9 </w:t>
      </w:r>
      <w:r w:rsidRPr="00803A7F">
        <w:rPr>
          <w:rFonts w:ascii="Calibri" w:hAnsi="Calibri" w:cs="Times New Roman"/>
          <w:noProof/>
          <w:szCs w:val="24"/>
        </w:rPr>
        <w:tab/>
        <w:t xml:space="preserve">Stuckler D, Basu S. </w:t>
      </w:r>
      <w:r w:rsidRPr="00803A7F">
        <w:rPr>
          <w:rFonts w:ascii="Calibri" w:hAnsi="Calibri" w:cs="Times New Roman"/>
          <w:i/>
          <w:iCs/>
          <w:noProof/>
          <w:szCs w:val="24"/>
        </w:rPr>
        <w:t>The Body Economic: Eight experiments in economic recovery, from Iceland to Greece</w:t>
      </w:r>
      <w:r w:rsidRPr="00803A7F">
        <w:rPr>
          <w:rFonts w:ascii="Calibri" w:hAnsi="Calibri" w:cs="Times New Roman"/>
          <w:noProof/>
          <w:szCs w:val="24"/>
        </w:rPr>
        <w:t xml:space="preserve">. London: : Penguin 2013. </w:t>
      </w:r>
    </w:p>
    <w:p w14:paraId="606C925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10 </w:t>
      </w:r>
      <w:r w:rsidRPr="00803A7F">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4037F98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11 </w:t>
      </w:r>
      <w:r w:rsidRPr="00803A7F">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3E6CF15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12 </w:t>
      </w:r>
      <w:r w:rsidRPr="00803A7F">
        <w:rPr>
          <w:rFonts w:ascii="Calibri" w:hAnsi="Calibri" w:cs="Times New Roman"/>
          <w:noProof/>
          <w:szCs w:val="24"/>
        </w:rPr>
        <w:tab/>
        <w:t xml:space="preserve">Gompertz B. On the Nature of the Function Expressive of the Law of Human Mortality, and on a New Mode of Determining the Value of Life Contingencies. </w:t>
      </w:r>
      <w:r w:rsidRPr="00803A7F">
        <w:rPr>
          <w:rFonts w:ascii="Calibri" w:hAnsi="Calibri" w:cs="Times New Roman"/>
          <w:i/>
          <w:iCs/>
          <w:noProof/>
          <w:szCs w:val="24"/>
        </w:rPr>
        <w:t>Philos Trans R Soc London</w:t>
      </w:r>
      <w:r w:rsidRPr="00803A7F">
        <w:rPr>
          <w:rFonts w:ascii="Calibri" w:hAnsi="Calibri" w:cs="Times New Roman"/>
          <w:noProof/>
          <w:szCs w:val="24"/>
        </w:rPr>
        <w:t xml:space="preserve"> 1825;</w:t>
      </w:r>
      <w:r w:rsidRPr="00803A7F">
        <w:rPr>
          <w:rFonts w:ascii="Calibri" w:hAnsi="Calibri" w:cs="Times New Roman"/>
          <w:b/>
          <w:bCs/>
          <w:noProof/>
          <w:szCs w:val="24"/>
        </w:rPr>
        <w:t>115</w:t>
      </w:r>
      <w:r w:rsidRPr="00803A7F">
        <w:rPr>
          <w:rFonts w:ascii="Calibri" w:hAnsi="Calibri" w:cs="Times New Roman"/>
          <w:noProof/>
          <w:szCs w:val="24"/>
        </w:rPr>
        <w:t>:513–83. doi:10.1098/rstl.1825.0026</w:t>
      </w:r>
    </w:p>
    <w:p w14:paraId="7474222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13 </w:t>
      </w:r>
      <w:r w:rsidRPr="00803A7F">
        <w:rPr>
          <w:rFonts w:ascii="Calibri" w:hAnsi="Calibri" w:cs="Times New Roman"/>
          <w:noProof/>
          <w:szCs w:val="24"/>
        </w:rPr>
        <w:tab/>
        <w:t xml:space="preserve">Makeham WM. On the Law of Mortality and the Construction of Annuity Tables. </w:t>
      </w:r>
      <w:r w:rsidRPr="00803A7F">
        <w:rPr>
          <w:rFonts w:ascii="Calibri" w:hAnsi="Calibri" w:cs="Times New Roman"/>
          <w:i/>
          <w:iCs/>
          <w:noProof/>
          <w:szCs w:val="24"/>
        </w:rPr>
        <w:t>Assur Mag J Inst Actuar</w:t>
      </w:r>
      <w:r w:rsidRPr="00803A7F">
        <w:rPr>
          <w:rFonts w:ascii="Calibri" w:hAnsi="Calibri" w:cs="Times New Roman"/>
          <w:noProof/>
          <w:szCs w:val="24"/>
        </w:rPr>
        <w:t xml:space="preserve"> 1860;</w:t>
      </w:r>
      <w:r w:rsidRPr="00803A7F">
        <w:rPr>
          <w:rFonts w:ascii="Calibri" w:hAnsi="Calibri" w:cs="Times New Roman"/>
          <w:b/>
          <w:bCs/>
          <w:noProof/>
          <w:szCs w:val="24"/>
        </w:rPr>
        <w:t>8</w:t>
      </w:r>
      <w:r w:rsidRPr="00803A7F">
        <w:rPr>
          <w:rFonts w:ascii="Calibri" w:hAnsi="Calibri" w:cs="Times New Roman"/>
          <w:noProof/>
          <w:szCs w:val="24"/>
        </w:rPr>
        <w:t>:301–10. doi:10.2307/41134925</w:t>
      </w:r>
    </w:p>
    <w:p w14:paraId="264FE45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14 </w:t>
      </w:r>
      <w:r w:rsidRPr="00803A7F">
        <w:rPr>
          <w:rFonts w:ascii="Calibri" w:hAnsi="Calibri" w:cs="Times New Roman"/>
          <w:noProof/>
          <w:szCs w:val="24"/>
        </w:rPr>
        <w:tab/>
        <w:t xml:space="preserve">Newton JN, Briggs ADM, Murray CJL, </w:t>
      </w:r>
      <w:r w:rsidRPr="00803A7F">
        <w:rPr>
          <w:rFonts w:ascii="Calibri" w:hAnsi="Calibri" w:cs="Times New Roman"/>
          <w:i/>
          <w:iCs/>
          <w:noProof/>
          <w:szCs w:val="24"/>
        </w:rPr>
        <w:t>et al.</w:t>
      </w:r>
      <w:r w:rsidRPr="00803A7F">
        <w:rPr>
          <w:rFonts w:ascii="Calibri" w:hAnsi="Calibri" w:cs="Times New Roman"/>
          <w:noProof/>
          <w:szCs w:val="24"/>
        </w:rPr>
        <w:t xml:space="preserve"> Changes in health in England, with analysis by English regions and areas of deprivation, 1990–2013. </w:t>
      </w:r>
      <w:r w:rsidRPr="00803A7F">
        <w:rPr>
          <w:rFonts w:ascii="Calibri" w:hAnsi="Calibri" w:cs="Times New Roman"/>
          <w:i/>
          <w:iCs/>
          <w:noProof/>
          <w:szCs w:val="24"/>
        </w:rPr>
        <w:t>Lancet</w:t>
      </w:r>
      <w:r w:rsidRPr="00803A7F">
        <w:rPr>
          <w:rFonts w:ascii="Calibri" w:hAnsi="Calibri" w:cs="Times New Roman"/>
          <w:noProof/>
          <w:szCs w:val="24"/>
        </w:rPr>
        <w:t xml:space="preserve"> Published Online First: 2015. doi:10.1016/S0140-6736(15)00195-6</w:t>
      </w:r>
    </w:p>
    <w:p w14:paraId="61F7252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15 </w:t>
      </w:r>
      <w:r w:rsidRPr="00803A7F">
        <w:rPr>
          <w:rFonts w:ascii="Calibri" w:hAnsi="Calibri" w:cs="Times New Roman"/>
          <w:noProof/>
          <w:szCs w:val="24"/>
        </w:rPr>
        <w:tab/>
        <w:t>ONS. Measuring National well-being: Life in the UK: 2016. http://www.ons.gov.uk/peoplepopulationandcommunity/wellbeing/articles/measuringnatio</w:t>
      </w:r>
      <w:r w:rsidRPr="00803A7F">
        <w:rPr>
          <w:rFonts w:ascii="Calibri" w:hAnsi="Calibri" w:cs="Times New Roman"/>
          <w:noProof/>
          <w:szCs w:val="24"/>
        </w:rPr>
        <w:lastRenderedPageBreak/>
        <w:t>nalwellbeing/2016</w:t>
      </w:r>
    </w:p>
    <w:p w14:paraId="615A5E8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16 </w:t>
      </w:r>
      <w:r w:rsidRPr="00803A7F">
        <w:rPr>
          <w:rFonts w:ascii="Calibri" w:hAnsi="Calibri" w:cs="Times New Roman"/>
          <w:noProof/>
          <w:szCs w:val="24"/>
        </w:rPr>
        <w:tab/>
        <w:t xml:space="preserve">Parkinson J, Minton J, Lewsey J, </w:t>
      </w:r>
      <w:r w:rsidRPr="00803A7F">
        <w:rPr>
          <w:rFonts w:ascii="Calibri" w:hAnsi="Calibri" w:cs="Times New Roman"/>
          <w:i/>
          <w:iCs/>
          <w:noProof/>
          <w:szCs w:val="24"/>
        </w:rPr>
        <w:t>et al.</w:t>
      </w:r>
      <w:r w:rsidRPr="00803A7F">
        <w:rPr>
          <w:rFonts w:ascii="Calibri" w:hAnsi="Calibri" w:cs="Times New Roman"/>
          <w:noProof/>
          <w:szCs w:val="24"/>
        </w:rPr>
        <w:t xml:space="preserve"> Recent cohort effects in suicide in Scotland: a legacy of the 1980s? </w:t>
      </w:r>
      <w:r w:rsidRPr="00803A7F">
        <w:rPr>
          <w:rFonts w:ascii="Calibri" w:hAnsi="Calibri" w:cs="Times New Roman"/>
          <w:i/>
          <w:iCs/>
          <w:noProof/>
          <w:szCs w:val="24"/>
        </w:rPr>
        <w:t>Under Rev</w:t>
      </w:r>
    </w:p>
    <w:p w14:paraId="62E954C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17 </w:t>
      </w:r>
      <w:r w:rsidRPr="00803A7F">
        <w:rPr>
          <w:rFonts w:ascii="Calibri" w:hAnsi="Calibri" w:cs="Times New Roman"/>
          <w:noProof/>
          <w:szCs w:val="24"/>
        </w:rPr>
        <w:tab/>
        <w:t xml:space="preserve">Lambie-Mumford H, Green MA. Austerity, welfare reform and the rising use of food banks by children in England and Wales. </w:t>
      </w:r>
      <w:r w:rsidRPr="00803A7F">
        <w:rPr>
          <w:rFonts w:ascii="Calibri" w:hAnsi="Calibri" w:cs="Times New Roman"/>
          <w:i/>
          <w:iCs/>
          <w:noProof/>
          <w:szCs w:val="24"/>
        </w:rPr>
        <w:t>Area</w:t>
      </w:r>
      <w:r w:rsidRPr="00803A7F">
        <w:rPr>
          <w:rFonts w:ascii="Calibri" w:hAnsi="Calibri" w:cs="Times New Roman"/>
          <w:noProof/>
          <w:szCs w:val="24"/>
        </w:rPr>
        <w:t xml:space="preserve"> 2015;:n/a-n/a. doi:10.1111/area.12233</w:t>
      </w:r>
    </w:p>
    <w:p w14:paraId="2C67550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18 </w:t>
      </w:r>
      <w:r w:rsidRPr="00803A7F">
        <w:rPr>
          <w:rFonts w:ascii="Calibri" w:hAnsi="Calibri" w:cs="Times New Roman"/>
          <w:noProof/>
          <w:szCs w:val="24"/>
        </w:rPr>
        <w:tab/>
        <w:t>Thurley D. State Pension uprating - 2010 onwards. London: 2016. http://researchbriefings.files.parliament.uk/documents/SN05649/SN05649.pdf</w:t>
      </w:r>
    </w:p>
    <w:p w14:paraId="1335C07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19 </w:t>
      </w:r>
      <w:r w:rsidRPr="00803A7F">
        <w:rPr>
          <w:rFonts w:ascii="Calibri" w:hAnsi="Calibri" w:cs="Times New Roman"/>
          <w:noProof/>
          <w:szCs w:val="24"/>
        </w:rPr>
        <w:tab/>
        <w:t xml:space="preserve">Lafond S, Arora S, Charlesworth A, </w:t>
      </w:r>
      <w:r w:rsidRPr="00803A7F">
        <w:rPr>
          <w:rFonts w:ascii="Calibri" w:hAnsi="Calibri" w:cs="Times New Roman"/>
          <w:i/>
          <w:iCs/>
          <w:noProof/>
          <w:szCs w:val="24"/>
        </w:rPr>
        <w:t>et al.</w:t>
      </w:r>
      <w:r w:rsidRPr="00803A7F">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1026582D"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20 </w:t>
      </w:r>
      <w:r w:rsidRPr="00803A7F">
        <w:rPr>
          <w:rFonts w:ascii="Calibri" w:hAnsi="Calibri" w:cs="Times New Roman"/>
          <w:noProof/>
          <w:szCs w:val="24"/>
        </w:rPr>
        <w:tab/>
        <w:t xml:space="preserve">Minton J, Vanderbloemen L, Dorling D. Visualizing Europe’s demographic scars with coplots and contour plots. </w:t>
      </w:r>
      <w:r w:rsidRPr="00803A7F">
        <w:rPr>
          <w:rFonts w:ascii="Calibri" w:hAnsi="Calibri" w:cs="Times New Roman"/>
          <w:i/>
          <w:iCs/>
          <w:noProof/>
          <w:szCs w:val="24"/>
        </w:rPr>
        <w:t>Int J Epidemiol</w:t>
      </w:r>
      <w:r w:rsidRPr="00803A7F">
        <w:rPr>
          <w:rFonts w:ascii="Calibri" w:hAnsi="Calibri" w:cs="Times New Roman"/>
          <w:noProof/>
          <w:szCs w:val="24"/>
        </w:rPr>
        <w:t xml:space="preserve"> 2013;</w:t>
      </w:r>
      <w:r w:rsidRPr="00803A7F">
        <w:rPr>
          <w:rFonts w:ascii="Calibri" w:hAnsi="Calibri" w:cs="Times New Roman"/>
          <w:b/>
          <w:bCs/>
          <w:noProof/>
          <w:szCs w:val="24"/>
        </w:rPr>
        <w:t>42</w:t>
      </w:r>
      <w:r w:rsidRPr="00803A7F">
        <w:rPr>
          <w:rFonts w:ascii="Calibri" w:hAnsi="Calibri" w:cs="Times New Roman"/>
          <w:noProof/>
          <w:szCs w:val="24"/>
        </w:rPr>
        <w:t>:1164–76. doi:10.1093/ije/dyt115</w:t>
      </w:r>
    </w:p>
    <w:p w14:paraId="2A1164E1"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21 </w:t>
      </w:r>
      <w:r w:rsidRPr="00803A7F">
        <w:rPr>
          <w:rFonts w:ascii="Calibri" w:hAnsi="Calibri" w:cs="Times New Roman"/>
          <w:noProof/>
          <w:szCs w:val="24"/>
        </w:rPr>
        <w:tab/>
        <w:t xml:space="preserve">McCartney G, Bouttell J, Craig N, </w:t>
      </w:r>
      <w:r w:rsidRPr="00803A7F">
        <w:rPr>
          <w:rFonts w:ascii="Calibri" w:hAnsi="Calibri" w:cs="Times New Roman"/>
          <w:i/>
          <w:iCs/>
          <w:noProof/>
          <w:szCs w:val="24"/>
        </w:rPr>
        <w:t>et al.</w:t>
      </w:r>
      <w:r w:rsidRPr="00803A7F">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803A7F">
        <w:rPr>
          <w:rFonts w:ascii="Calibri" w:hAnsi="Calibri" w:cs="Times New Roman"/>
          <w:i/>
          <w:iCs/>
          <w:noProof/>
          <w:szCs w:val="24"/>
        </w:rPr>
        <w:t>Public Health</w:t>
      </w:r>
      <w:r w:rsidRPr="00803A7F">
        <w:rPr>
          <w:rFonts w:ascii="Calibri" w:hAnsi="Calibri" w:cs="Times New Roman"/>
          <w:noProof/>
          <w:szCs w:val="24"/>
        </w:rPr>
        <w:t xml:space="preserve"> 2016;</w:t>
      </w:r>
      <w:r w:rsidRPr="00803A7F">
        <w:rPr>
          <w:rFonts w:ascii="Calibri" w:hAnsi="Calibri" w:cs="Times New Roman"/>
          <w:b/>
          <w:bCs/>
          <w:noProof/>
          <w:szCs w:val="24"/>
        </w:rPr>
        <w:t>132</w:t>
      </w:r>
      <w:r w:rsidRPr="00803A7F">
        <w:rPr>
          <w:rFonts w:ascii="Calibri" w:hAnsi="Calibri" w:cs="Times New Roman"/>
          <w:noProof/>
          <w:szCs w:val="24"/>
        </w:rPr>
        <w:t>:13–23. doi:10.1016/j.puhe.2015.12.013</w:t>
      </w:r>
    </w:p>
    <w:p w14:paraId="7857DDDB" w14:textId="77777777" w:rsidR="00803A7F" w:rsidRPr="00803A7F" w:rsidRDefault="00803A7F" w:rsidP="00803A7F">
      <w:pPr>
        <w:widowControl w:val="0"/>
        <w:autoSpaceDE w:val="0"/>
        <w:autoSpaceDN w:val="0"/>
        <w:adjustRightInd w:val="0"/>
        <w:spacing w:line="480" w:lineRule="auto"/>
        <w:ind w:left="640" w:hanging="640"/>
        <w:rPr>
          <w:rFonts w:ascii="Calibri" w:hAnsi="Calibri"/>
          <w:noProof/>
        </w:rPr>
      </w:pPr>
      <w:r w:rsidRPr="00803A7F">
        <w:rPr>
          <w:rFonts w:ascii="Calibri" w:hAnsi="Calibri" w:cs="Times New Roman"/>
          <w:noProof/>
          <w:szCs w:val="24"/>
        </w:rPr>
        <w:t xml:space="preserve">22 </w:t>
      </w:r>
      <w:r w:rsidRPr="00803A7F">
        <w:rPr>
          <w:rFonts w:ascii="Calibri" w:hAnsi="Calibri" w:cs="Times New Roman"/>
          <w:noProof/>
          <w:szCs w:val="24"/>
        </w:rPr>
        <w:tab/>
        <w:t xml:space="preserve">Box GEP. Science and Statistics. </w:t>
      </w:r>
      <w:r w:rsidRPr="00803A7F">
        <w:rPr>
          <w:rFonts w:ascii="Calibri" w:hAnsi="Calibri" w:cs="Times New Roman"/>
          <w:i/>
          <w:iCs/>
          <w:noProof/>
          <w:szCs w:val="24"/>
        </w:rPr>
        <w:t>J Am Stat Assoc</w:t>
      </w:r>
      <w:r w:rsidRPr="00803A7F">
        <w:rPr>
          <w:rFonts w:ascii="Calibri" w:hAnsi="Calibri" w:cs="Times New Roman"/>
          <w:noProof/>
          <w:szCs w:val="24"/>
        </w:rPr>
        <w:t xml:space="preserve"> 1976;</w:t>
      </w:r>
      <w:r w:rsidRPr="00803A7F">
        <w:rPr>
          <w:rFonts w:ascii="Calibri" w:hAnsi="Calibri" w:cs="Times New Roman"/>
          <w:b/>
          <w:bCs/>
          <w:noProof/>
          <w:szCs w:val="24"/>
        </w:rPr>
        <w:t>71</w:t>
      </w:r>
      <w:r w:rsidRPr="00803A7F">
        <w:rPr>
          <w:rFonts w:ascii="Calibri" w:hAnsi="Calibri" w:cs="Times New Roman"/>
          <w:noProof/>
          <w:szCs w:val="24"/>
        </w:rPr>
        <w:t>:791–9. doi:10.1080/01621459.1976.10480949</w:t>
      </w:r>
    </w:p>
    <w:p w14:paraId="1D1C0074" w14:textId="77777777" w:rsidR="00D80E19" w:rsidRDefault="001862B7" w:rsidP="00076DDE">
      <w:pPr>
        <w:spacing w:line="480" w:lineRule="auto"/>
      </w:pPr>
      <w:r>
        <w:fldChar w:fldCharType="end"/>
      </w:r>
    </w:p>
    <w:p w14:paraId="564A2354"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076DDE">
      <w:pPr>
        <w:pStyle w:val="Heading1"/>
        <w:spacing w:line="480" w:lineRule="auto"/>
      </w:pPr>
      <w:r>
        <w:lastRenderedPageBreak/>
        <w:t xml:space="preserve">Appendices </w:t>
      </w:r>
    </w:p>
    <w:p w14:paraId="2BEBE9A4" w14:textId="00F7C904" w:rsidR="00842123" w:rsidRDefault="00842123" w:rsidP="00076DDE">
      <w:pPr>
        <w:pStyle w:val="Heading2"/>
        <w:spacing w:line="480" w:lineRule="auto"/>
      </w:pPr>
      <w:r>
        <w:t xml:space="preserve">Appendix </w:t>
      </w:r>
      <w:r w:rsidRPr="00076DDE">
        <w:rPr>
          <w:rStyle w:val="Heading2Char"/>
        </w:rPr>
        <w:t>A</w:t>
      </w:r>
      <w:r>
        <w:t>: Supplementary figures</w:t>
      </w:r>
    </w:p>
    <w:p w14:paraId="146EFD4A" w14:textId="47504770" w:rsidR="00842123" w:rsidRDefault="00842123" w:rsidP="00076DDE">
      <w:pPr>
        <w:spacing w:line="480" w:lineRule="auto"/>
      </w:pPr>
      <w:r>
        <w:t xml:space="preserve">The following figure shows the projected and observed mortality risk in infancy (age 0), 15, 25, 35 and 45 years. </w:t>
      </w:r>
    </w:p>
    <w:p w14:paraId="5C269FF9" w14:textId="77777777" w:rsidR="00842123" w:rsidRDefault="00842123" w:rsidP="00076DDE">
      <w:pPr>
        <w:keepNext/>
        <w:spacing w:line="480" w:lineRule="auto"/>
      </w:pPr>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A82AEA9" w14:textId="13CE5943" w:rsidR="00842123" w:rsidRDefault="00842123" w:rsidP="00076DDE">
      <w:pPr>
        <w:pStyle w:val="Caption"/>
        <w:spacing w:line="480" w:lineRule="auto"/>
      </w:pPr>
      <w:r>
        <w:t xml:space="preserve">Figure </w:t>
      </w:r>
      <w:fldSimple w:instr=" SEQ Figure \* ARABIC ">
        <w:r w:rsidR="00466E1B">
          <w:rPr>
            <w:noProof/>
          </w:rPr>
          <w:t>3</w:t>
        </w:r>
      </w:fldSimple>
      <w:r>
        <w:t xml:space="preserve"> Figure S1</w:t>
      </w:r>
    </w:p>
    <w:p w14:paraId="1273626A" w14:textId="77777777" w:rsidR="00842123" w:rsidRDefault="00842123" w:rsidP="00076DDE">
      <w:pPr>
        <w:spacing w:line="480" w:lineRule="auto"/>
      </w:pPr>
    </w:p>
    <w:p w14:paraId="7B4A6CCA" w14:textId="4C5656F3" w:rsidR="00D80E19" w:rsidRDefault="00951C3C" w:rsidP="00076DDE">
      <w:pPr>
        <w:pStyle w:val="Heading2"/>
        <w:spacing w:line="480" w:lineRule="auto"/>
      </w:pPr>
      <w:r>
        <w:lastRenderedPageBreak/>
        <w:t xml:space="preserve">Appendix </w:t>
      </w:r>
      <w:r w:rsidR="00842123">
        <w:t>B</w:t>
      </w:r>
      <w:r>
        <w:t>: Modelling approach</w:t>
      </w:r>
    </w:p>
    <w:p w14:paraId="713C7B37" w14:textId="77777777" w:rsidR="00910EF2" w:rsidRDefault="00910EF2" w:rsidP="00076DDE">
      <w:pPr>
        <w:pStyle w:val="Heading3"/>
        <w:spacing w:line="480" w:lineRule="auto"/>
      </w:pPr>
      <w:r>
        <w:t>Model</w:t>
      </w:r>
    </w:p>
    <w:p w14:paraId="384FD44F" w14:textId="77777777" w:rsidR="00910EF2" w:rsidRDefault="00910EF2" w:rsidP="00076DDE">
      <w:pPr>
        <w:spacing w:line="480" w:lineRule="auto"/>
      </w:pPr>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436D09"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76DDE">
            <w:pPr>
              <w:spacing w:line="480" w:lineRule="auto"/>
            </w:pPr>
            <w:r>
              <w:t>(1)</w:t>
            </w:r>
          </w:p>
        </w:tc>
      </w:tr>
    </w:tbl>
    <w:p w14:paraId="5217DCD7" w14:textId="77777777" w:rsidR="00910EF2" w:rsidRDefault="00910EF2" w:rsidP="00076DDE">
      <w:pPr>
        <w:spacing w:line="480" w:lineRule="auto"/>
      </w:pPr>
    </w:p>
    <w:p w14:paraId="787FFFD1" w14:textId="77777777" w:rsidR="00910EF2" w:rsidRDefault="00910EF2" w:rsidP="00076DD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Rt allowed for the gradients of change in log mortality rates over time to be different over the New Labour and GFC recession periods. </w:t>
      </w:r>
    </w:p>
    <w:p w14:paraId="6185DB5A" w14:textId="77777777" w:rsidR="00910EF2" w:rsidRDefault="00910EF2" w:rsidP="00076DDE">
      <w:pPr>
        <w:spacing w:line="480" w:lineRule="auto"/>
        <w:rPr>
          <w:rFonts w:eastAsiaTheme="minorEastAsia"/>
        </w:rPr>
      </w:pPr>
      <w:r>
        <w:t xml:space="preserve">The above model specification was fit to ONS data for each year from 1990 to 2010 inclusive. Redefining </w:t>
      </w:r>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436D09" w:rsidP="00076DDE">
            <w:pPr>
              <w:spacing w:line="480" w:lineRule="auto"/>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76DDE">
            <w:pPr>
              <w:spacing w:line="480" w:lineRule="auto"/>
            </w:pPr>
            <w:r>
              <w:t>(2)</w:t>
            </w:r>
          </w:p>
        </w:tc>
      </w:tr>
    </w:tbl>
    <w:p w14:paraId="0C1C9EE9" w14:textId="77777777" w:rsidR="00910EF2" w:rsidRDefault="00910EF2" w:rsidP="00076DDE">
      <w:pPr>
        <w:spacing w:line="480" w:lineRule="auto"/>
      </w:pPr>
    </w:p>
    <w:p w14:paraId="4109101C" w14:textId="77777777" w:rsidR="00910EF2" w:rsidRDefault="00910EF2" w:rsidP="00076DDE">
      <w:pPr>
        <w:spacing w:line="480" w:lineRule="auto"/>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436D09"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76DDE">
            <w:pPr>
              <w:spacing w:line="480" w:lineRule="auto"/>
              <w:rPr>
                <w:rFonts w:eastAsiaTheme="minorEastAsia"/>
              </w:rPr>
            </w:pPr>
          </w:p>
          <w:p w14:paraId="0FD1A8A7" w14:textId="77777777" w:rsidR="00910EF2" w:rsidRDefault="00910EF2" w:rsidP="00076DDE">
            <w:pPr>
              <w:spacing w:line="480" w:lineRule="auto"/>
              <w:jc w:val="center"/>
              <w:rPr>
                <w:rFonts w:eastAsiaTheme="minorEastAsia"/>
              </w:rPr>
            </w:pPr>
            <w:r>
              <w:rPr>
                <w:rFonts w:eastAsiaTheme="minorEastAsia"/>
              </w:rPr>
              <w:t>or equivalently</w:t>
            </w:r>
          </w:p>
          <w:p w14:paraId="793FC00B" w14:textId="77777777" w:rsidR="00910EF2" w:rsidRPr="00DF5C2C" w:rsidRDefault="00910EF2" w:rsidP="00076DDE">
            <w:pPr>
              <w:spacing w:line="480" w:lineRule="auto"/>
              <w:jc w:val="center"/>
              <w:rPr>
                <w:rFonts w:eastAsiaTheme="minorEastAsia"/>
              </w:rPr>
            </w:pPr>
          </w:p>
          <w:p w14:paraId="1DB75ABD" w14:textId="77777777" w:rsidR="00910EF2" w:rsidRPr="00FA754D" w:rsidRDefault="00436D09"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76DDE">
            <w:pPr>
              <w:spacing w:line="480" w:lineRule="auto"/>
            </w:pPr>
          </w:p>
          <w:p w14:paraId="6844E862" w14:textId="77777777" w:rsidR="00910EF2" w:rsidRDefault="00910EF2" w:rsidP="00076DDE">
            <w:pPr>
              <w:spacing w:line="480" w:lineRule="auto"/>
            </w:pPr>
          </w:p>
          <w:p w14:paraId="3693F75B" w14:textId="77777777" w:rsidR="00910EF2" w:rsidRDefault="00910EF2" w:rsidP="00076DDE">
            <w:pPr>
              <w:spacing w:line="480" w:lineRule="auto"/>
            </w:pPr>
            <w:r>
              <w:t>(3)</w:t>
            </w:r>
          </w:p>
        </w:tc>
      </w:tr>
    </w:tbl>
    <w:p w14:paraId="4100B846" w14:textId="77777777" w:rsidR="00910EF2" w:rsidRDefault="00910EF2" w:rsidP="00076DDE">
      <w:pPr>
        <w:spacing w:line="480" w:lineRule="auto"/>
        <w:rPr>
          <w:rFonts w:eastAsiaTheme="minorEastAsia"/>
        </w:rPr>
      </w:pPr>
      <w:r>
        <w:rPr>
          <w:rFonts w:eastAsiaTheme="minorEastAsia"/>
        </w:rPr>
        <w:lastRenderedPageBreak/>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076DDE">
      <w:pPr>
        <w:spacing w:line="480" w:lineRule="auto"/>
        <w:rPr>
          <w:rFonts w:eastAsiaTheme="minorEastAsia"/>
        </w:rPr>
      </w:pPr>
      <w:r>
        <w:rPr>
          <w:rFonts w:eastAsiaTheme="minorEastAsia"/>
        </w:rPr>
        <w:t xml:space="preserve">The age-sex specific differences in deaths are therefore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17F21548" w14:textId="5D23656A" w:rsidR="00910EF2" w:rsidRDefault="00842123" w:rsidP="00076DDE">
      <w:pPr>
        <w:pStyle w:val="Heading3"/>
        <w:spacing w:line="480" w:lineRule="auto"/>
      </w:pPr>
      <w:r>
        <w:t>Summary of regression coefficients for different ages in standard model</w:t>
      </w:r>
    </w:p>
    <w:p w14:paraId="31F66927" w14:textId="5830148E" w:rsidR="00842123" w:rsidRPr="00842123" w:rsidRDefault="00842123" w:rsidP="00076DDE">
      <w:pPr>
        <w:spacing w:line="480" w:lineRule="auto"/>
      </w:pPr>
      <w:r>
        <w:t xml:space="preserve">The following figure shows the regression coefficients for each of the age-specific models produced. The bands show 1.96 standard deviations above and below the central parameter estimates indicated by the line. GFC: Global Financial Crisis; NL: New Labour. </w:t>
      </w:r>
    </w:p>
    <w:p w14:paraId="3D271A70" w14:textId="77777777" w:rsidR="00910EF2" w:rsidRDefault="00910EF2" w:rsidP="00076DDE">
      <w:pPr>
        <w:spacing w:line="480" w:lineRule="auto"/>
      </w:pPr>
    </w:p>
    <w:p w14:paraId="6A4F79D1" w14:textId="01254483" w:rsidR="00560035" w:rsidRDefault="00842123" w:rsidP="00076DDE">
      <w:pPr>
        <w:keepNext/>
        <w:spacing w:line="480" w:lineRule="auto"/>
      </w:pPr>
      <w:r>
        <w:rPr>
          <w:noProof/>
          <w:lang w:eastAsia="en-GB"/>
        </w:rPr>
        <w:lastRenderedPageBreak/>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p>
    <w:p w14:paraId="202E05C5" w14:textId="0C45FAD7" w:rsidR="00910EF2" w:rsidRDefault="00560035" w:rsidP="00076DDE">
      <w:pPr>
        <w:pStyle w:val="Caption"/>
        <w:spacing w:line="480" w:lineRule="auto"/>
      </w:pPr>
      <w:r>
        <w:lastRenderedPageBreak/>
        <w:t xml:space="preserve">Figure </w:t>
      </w:r>
      <w:fldSimple w:instr=" SEQ Figure \* ARABIC ">
        <w:r w:rsidR="00466E1B">
          <w:rPr>
            <w:noProof/>
          </w:rPr>
          <w:t>4</w:t>
        </w:r>
      </w:fldSimple>
      <w:r>
        <w:t xml:space="preserve"> Fig S2. Summary of regression coefficients and 95% Confidence Intervals for each term in each age-year specific model.</w:t>
      </w:r>
    </w:p>
    <w:p w14:paraId="4791723D" w14:textId="74110CAF" w:rsidR="00842123" w:rsidRDefault="00455D91" w:rsidP="00076DDE">
      <w:pPr>
        <w:pStyle w:val="Heading2"/>
        <w:spacing w:line="480" w:lineRule="auto"/>
      </w:pPr>
      <w:r>
        <w:t xml:space="preserve">Appendix C: </w:t>
      </w:r>
      <w:r w:rsidR="00842123">
        <w:t>Alternative Model specification</w:t>
      </w:r>
    </w:p>
    <w:p w14:paraId="6622A432" w14:textId="1A962832" w:rsidR="00842123" w:rsidRDefault="00842123" w:rsidP="00076DDE">
      <w:pPr>
        <w:spacing w:line="480" w:lineRule="auto"/>
      </w:pPr>
      <w:r>
        <w:t xml:space="preserve">The alternative model specification includes an additional nonlinear term on year since 1990,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c>
          <w:tcPr>
            <w:tcW w:w="8505" w:type="dxa"/>
          </w:tcPr>
          <w:p w14:paraId="0D90CF99" w14:textId="33625DA2" w:rsidR="00842123" w:rsidRDefault="00436D09"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 xml:space="preserve">Rt+ </m:t>
                </m:r>
                <m:sSub>
                  <m:sSubPr>
                    <m:ctrlPr>
                      <w:rPr>
                        <w:rFonts w:ascii="Cambria Math" w:hAnsi="Cambria Math"/>
                        <w:i/>
                      </w:rPr>
                    </m:ctrlPr>
                  </m:sSubPr>
                  <m:e>
                    <m:r>
                      <w:rPr>
                        <w:rFonts w:ascii="Cambria Math" w:hAnsi="Cambria Math"/>
                      </w:rPr>
                      <m:t>β</m:t>
                    </m:r>
                  </m:e>
                  <m:sub>
                    <m:r>
                      <w:rPr>
                        <w:rFonts w:ascii="Cambria Math" w:hAnsi="Cambria Math"/>
                      </w:rPr>
                      <m:t>6, a,s</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ϵ</m:t>
                </m:r>
              </m:oMath>
            </m:oMathPara>
          </w:p>
        </w:tc>
        <w:tc>
          <w:tcPr>
            <w:tcW w:w="511" w:type="dxa"/>
          </w:tcPr>
          <w:p w14:paraId="0778D45C" w14:textId="77777777" w:rsidR="00842123" w:rsidRDefault="00842123" w:rsidP="00076DDE">
            <w:pPr>
              <w:spacing w:line="480" w:lineRule="auto"/>
            </w:pPr>
            <w:r>
              <w:t>(1)</w:t>
            </w:r>
          </w:p>
        </w:tc>
      </w:tr>
    </w:tbl>
    <w:p w14:paraId="5FAED1F0" w14:textId="77777777" w:rsidR="00842123" w:rsidRDefault="00842123" w:rsidP="00076DDE">
      <w:pPr>
        <w:spacing w:line="480" w:lineRule="auto"/>
      </w:pPr>
    </w:p>
    <w:p w14:paraId="33BDB1B6" w14:textId="77777777" w:rsidR="00587573" w:rsidRDefault="00842123" w:rsidP="00076DDE">
      <w:pPr>
        <w:spacing w:line="480" w:lineRule="auto"/>
      </w:pPr>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New Labour or the GFC. </w:t>
      </w:r>
    </w:p>
    <w:p w14:paraId="29351695" w14:textId="77777777" w:rsidR="00587573" w:rsidRDefault="00587573" w:rsidP="00076DDE">
      <w:pPr>
        <w:spacing w:line="480" w:lineRule="auto"/>
      </w:pPr>
    </w:p>
    <w:p w14:paraId="50B8C5F8" w14:textId="6619F893" w:rsidR="00842123" w:rsidRDefault="00587573" w:rsidP="00076DDE">
      <w:pPr>
        <w:spacing w:line="480" w:lineRule="auto"/>
      </w:pPr>
      <w:r>
        <w:t xml:space="preserve">The figure below shows difference in AIC between the standard linear model and the alternative nonlinear model. A nonlinear smoother is added to show this relationship with age. Overall both models have similar performance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648E9E90" w14:textId="77777777" w:rsidR="00587573" w:rsidRDefault="00587573" w:rsidP="00076DDE">
      <w:pPr>
        <w:spacing w:line="480" w:lineRule="auto"/>
      </w:pPr>
    </w:p>
    <w:p w14:paraId="4E65EB3B" w14:textId="716C72A0" w:rsidR="00587573" w:rsidRPr="00842123" w:rsidRDefault="00587573" w:rsidP="00076DDE">
      <w:pPr>
        <w:spacing w:line="480" w:lineRule="auto"/>
      </w:pPr>
      <w:r>
        <w:t>The figure below shows the coefficients of each of the age-specific models using this alternative model specification. The new trend is labelled ‘Nonlinear trend’, and is statistically significant for males in young adulthood, as implied by the AIC comparison above.</w:t>
      </w:r>
    </w:p>
    <w:p w14:paraId="31D86228" w14:textId="08EF6F54" w:rsidR="00842123" w:rsidRDefault="00587573" w:rsidP="00076DDE">
      <w:pPr>
        <w:spacing w:line="480" w:lineRule="auto"/>
      </w:pPr>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p>
    <w:p w14:paraId="7BCFE2F4" w14:textId="77777777" w:rsidR="00F712B2" w:rsidRDefault="00F712B2" w:rsidP="00076DDE">
      <w:pPr>
        <w:spacing w:line="480" w:lineRule="auto"/>
      </w:pPr>
      <w:r>
        <w:lastRenderedPageBreak/>
        <w:t>The following two figures show projected against actual mortality rates at older ages, and at younger ages. These figures suggest the non-linear model specification appears to have a slightly better fit to the data, but substantively the patterns are very similar:</w:t>
      </w:r>
    </w:p>
    <w:p w14:paraId="24FFF976" w14:textId="77777777" w:rsidR="00F712B2" w:rsidRDefault="00F712B2" w:rsidP="00076DDE">
      <w:pPr>
        <w:spacing w:line="480" w:lineRule="auto"/>
      </w:pPr>
    </w:p>
    <w:p w14:paraId="0B11DE8A" w14:textId="6CDB799A" w:rsidR="00F712B2" w:rsidRDefault="00F712B2" w:rsidP="00076DDE">
      <w:pPr>
        <w:spacing w:line="480" w:lineRule="auto"/>
      </w:pPr>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3AD4E841" w14:textId="38B0D027" w:rsidR="00F712B2" w:rsidRDefault="00F712B2" w:rsidP="00076DDE">
      <w:pPr>
        <w:spacing w:line="480" w:lineRule="auto"/>
      </w:pPr>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6EF83DDC" w14:textId="7142A6A5" w:rsidR="00F712B2" w:rsidRDefault="00F712B2" w:rsidP="00076DDE">
      <w:pPr>
        <w:spacing w:line="480" w:lineRule="auto"/>
      </w:pPr>
      <w:r>
        <w:t xml:space="preserve">The following figure shows the accumulated ‘excess’ mortality using this latter model specification. Substantively, these results are very similar to those in the main model specification, though with a smaller difference between actual and projected in 2010 and 2011, and an even faster acceleration of excess mortality in later years. </w:t>
      </w:r>
    </w:p>
    <w:p w14:paraId="72CD1D57" w14:textId="446A229F" w:rsidR="00DA2EEA" w:rsidRDefault="00F712B2" w:rsidP="00076DDE">
      <w:pPr>
        <w:spacing w:line="480" w:lineRule="auto"/>
      </w:pPr>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1EB8C97" w14:textId="77777777" w:rsidR="00DA2EEA" w:rsidRDefault="00DA2EEA" w:rsidP="00076DDE">
      <w:pPr>
        <w:spacing w:line="480" w:lineRule="auto"/>
      </w:pPr>
    </w:p>
    <w:p w14:paraId="4119D11A" w14:textId="62ECC3AA" w:rsidR="00F712B2" w:rsidRDefault="00F712B2" w:rsidP="00076DDE">
      <w:pPr>
        <w:spacing w:line="480" w:lineRule="auto"/>
      </w:pPr>
      <w:r>
        <w:t xml:space="preserve">Table S1 summarises the above figure, showing the total excess deaths in each year by ages 50, 70 and 89. Table S2 further summarises these figures, showing the total number of ‘excess’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r>
      <w:tr w:rsidR="00F712B2" w:rsidRPr="00F712B2" w14:paraId="277A476C" w14:textId="77777777" w:rsidTr="00F712B2">
        <w:trPr>
          <w:trHeight w:val="288"/>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35,032</w:t>
            </w:r>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25,041</w:t>
            </w:r>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60,073</w:t>
            </w:r>
          </w:p>
        </w:tc>
      </w:tr>
      <w:tr w:rsidR="00F712B2" w:rsidRPr="00F712B2" w14:paraId="1ABD0AD0" w14:textId="77777777" w:rsidTr="00F712B2">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36,188</w:t>
            </w:r>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28,855</w:t>
            </w:r>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65,043</w:t>
            </w:r>
          </w:p>
        </w:tc>
      </w:tr>
    </w:tbl>
    <w:p w14:paraId="46097A7A" w14:textId="77777777" w:rsidR="00F712B2" w:rsidRDefault="00F712B2" w:rsidP="00076DDE">
      <w:pPr>
        <w:spacing w:line="480" w:lineRule="auto"/>
        <w:sectPr w:rsidR="00F712B2">
          <w:pgSz w:w="11906" w:h="16838"/>
          <w:pgMar w:top="1440" w:right="1440" w:bottom="1440" w:left="1440" w:header="708" w:footer="708" w:gutter="0"/>
          <w:cols w:space="708"/>
          <w:docGrid w:linePitch="360"/>
        </w:sectPr>
      </w:pPr>
    </w:p>
    <w:p w14:paraId="13BD8F2D" w14:textId="72DDC6A0" w:rsidR="00F712B2" w:rsidRDefault="00F712B2" w:rsidP="00076DDE">
      <w:pPr>
        <w:spacing w:line="480" w:lineRule="auto"/>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Year</w:t>
            </w:r>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Age</w:t>
            </w:r>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r>
      <w:tr w:rsidR="00F712B2" w:rsidRPr="00F712B2" w14:paraId="1EC82CCF"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-347</w:t>
            </w:r>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19,094</w:t>
            </w:r>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19,441</w:t>
            </w:r>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w:t>
            </w:r>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11,786</w:t>
            </w:r>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11,898</w:t>
            </w:r>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-459</w:t>
            </w:r>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30,880</w:t>
            </w:r>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31,339</w:t>
            </w:r>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56920B"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w:t>
            </w:r>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75,811</w:t>
            </w:r>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75,724</w:t>
            </w:r>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219</w:t>
            </w:r>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49,994</w:t>
            </w:r>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49,775</w:t>
            </w:r>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306</w:t>
            </w:r>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125,805</w:t>
            </w:r>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125,499</w:t>
            </w:r>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229162C" w14:textId="77777777" w:rsidTr="00F712B2">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799</w:t>
            </w:r>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212,724</w:t>
            </w:r>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211,925</w:t>
            </w:r>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w:t>
            </w:r>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192,910</w:t>
            </w:r>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193,510</w:t>
            </w:r>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199</w:t>
            </w:r>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405,634</w:t>
            </w:r>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405,435</w:t>
            </w:r>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11728D6"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-703</w:t>
            </w:r>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18,455</w:t>
            </w:r>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19,158</w:t>
            </w:r>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w:t>
            </w:r>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11,460</w:t>
            </w:r>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11,750</w:t>
            </w:r>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-993</w:t>
            </w:r>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29,915</w:t>
            </w:r>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30,908</w:t>
            </w:r>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78D759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-1,007</w:t>
            </w:r>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74,013</w:t>
            </w:r>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75,020</w:t>
            </w:r>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w:t>
            </w:r>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49,391</w:t>
            </w:r>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49,493</w:t>
            </w:r>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w:t>
            </w:r>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123,404</w:t>
            </w:r>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124,513</w:t>
            </w:r>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466A65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-1,955</w:t>
            </w:r>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207,606</w:t>
            </w:r>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209,561</w:t>
            </w:r>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-3,214</w:t>
            </w:r>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185,925</w:t>
            </w:r>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189,139</w:t>
            </w:r>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-5,169</w:t>
            </w:r>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393,531</w:t>
            </w:r>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398,700</w:t>
            </w:r>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B66D7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-981</w:t>
            </w:r>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17,817</w:t>
            </w:r>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18,798</w:t>
            </w:r>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-481</w:t>
            </w:r>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11,097</w:t>
            </w:r>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11,578</w:t>
            </w:r>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-1,462</w:t>
            </w:r>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28,914</w:t>
            </w:r>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30,376</w:t>
            </w:r>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7948FF2"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-1,470</w:t>
            </w:r>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73,161</w:t>
            </w:r>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74,631</w:t>
            </w:r>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204</w:t>
            </w:r>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49,648</w:t>
            </w:r>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49,444</w:t>
            </w:r>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-1,266</w:t>
            </w:r>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122,809</w:t>
            </w:r>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124,075</w:t>
            </w:r>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92CEA9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2,706</w:t>
            </w:r>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209,909</w:t>
            </w:r>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207,203</w:t>
            </w:r>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3,560</w:t>
            </w:r>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189,135</w:t>
            </w:r>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185,575</w:t>
            </w:r>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6,266</w:t>
            </w:r>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399,044</w:t>
            </w:r>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392,778</w:t>
            </w:r>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B349C"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-304</w:t>
            </w:r>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18,025</w:t>
            </w:r>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18,329</w:t>
            </w:r>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-244</w:t>
            </w:r>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11,062</w:t>
            </w:r>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11,306</w:t>
            </w:r>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-548</w:t>
            </w:r>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29,087</w:t>
            </w:r>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29,635</w:t>
            </w:r>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6D893F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907</w:t>
            </w:r>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74,741</w:t>
            </w:r>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73,834</w:t>
            </w:r>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713</w:t>
            </w:r>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49,853</w:t>
            </w:r>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49,140</w:t>
            </w:r>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1,620</w:t>
            </w:r>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124,594</w:t>
            </w:r>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122,974</w:t>
            </w:r>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56A7F90"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8,714</w:t>
            </w:r>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213,466</w:t>
            </w:r>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204,752</w:t>
            </w:r>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6,810</w:t>
            </w:r>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189,046</w:t>
            </w:r>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182,236</w:t>
            </w:r>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15,524</w:t>
            </w:r>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402,512</w:t>
            </w:r>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386,988</w:t>
            </w:r>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86A75D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40</w:t>
            </w:r>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17,908</w:t>
            </w:r>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17,868</w:t>
            </w:r>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254</w:t>
            </w:r>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11,291</w:t>
            </w:r>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11,037</w:t>
            </w:r>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294</w:t>
            </w:r>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29,199</w:t>
            </w:r>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28,905</w:t>
            </w:r>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ECC0AC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1,894</w:t>
            </w:r>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74,625</w:t>
            </w:r>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72,731</w:t>
            </w:r>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1,348</w:t>
            </w:r>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49,967</w:t>
            </w:r>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48,619</w:t>
            </w:r>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3,242</w:t>
            </w:r>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124,592</w:t>
            </w:r>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121,350</w:t>
            </w:r>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264E42E"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lastRenderedPageBreak/>
              <w:t> </w:t>
            </w:r>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9,495</w:t>
            </w:r>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212,499</w:t>
            </w:r>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203,004</w:t>
            </w:r>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5,666</w:t>
            </w:r>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185,505</w:t>
            </w:r>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179,839</w:t>
            </w:r>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15,161</w:t>
            </w:r>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398,004</w:t>
            </w:r>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382,843</w:t>
            </w:r>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42A596C3"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2015</w:t>
            </w:r>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-1,149</w:t>
            </w:r>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16,288</w:t>
            </w:r>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17,437</w:t>
            </w:r>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-503</w:t>
            </w:r>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10,279</w:t>
            </w:r>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10,782</w:t>
            </w:r>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-1,652</w:t>
            </w:r>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26,567</w:t>
            </w:r>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28,219</w:t>
            </w:r>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C91F67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w:t>
            </w:r>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71,541</w:t>
            </w:r>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71,544</w:t>
            </w:r>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508</w:t>
            </w:r>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48,525</w:t>
            </w:r>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48,017</w:t>
            </w:r>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505</w:t>
            </w:r>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120,066</w:t>
            </w:r>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119,561</w:t>
            </w:r>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454BC" w14:textId="77777777" w:rsidTr="00F712B2">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15,273</w:t>
            </w:r>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215,870</w:t>
            </w:r>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200,597</w:t>
            </w:r>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12,819</w:t>
            </w:r>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189,683</w:t>
            </w:r>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176,864</w:t>
            </w:r>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28,092</w:t>
            </w:r>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405,553</w:t>
            </w:r>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377,461</w:t>
            </w:r>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bl>
    <w:p w14:paraId="3F2C07CC" w14:textId="6B1DAC02" w:rsidR="00F712B2" w:rsidRPr="00910EF2" w:rsidRDefault="00F712B2" w:rsidP="00076DDE">
      <w:pPr>
        <w:spacing w:line="480" w:lineRule="auto"/>
      </w:pPr>
    </w:p>
    <w:sectPr w:rsidR="00F712B2" w:rsidRPr="00910EF2" w:rsidSect="00076DDE">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 w:author="Kate" w:date="2016-10-08T17:50:00Z" w:initials="K">
    <w:p w14:paraId="442CF058" w14:textId="0B0D43DA" w:rsidR="00736234" w:rsidRDefault="00736234">
      <w:pPr>
        <w:pStyle w:val="CommentText"/>
      </w:pPr>
      <w:r>
        <w:rPr>
          <w:rStyle w:val="CommentReference"/>
        </w:rPr>
        <w:annotationRef/>
      </w:r>
      <w:r w:rsidR="00CF3304">
        <w:t>You could drop this paragraph and I don't think it would matter, if you need to save words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786260" w14:textId="77777777" w:rsidR="00CF3304" w:rsidRDefault="00CF3304" w:rsidP="008F0C36">
      <w:pPr>
        <w:spacing w:after="0" w:line="240" w:lineRule="auto"/>
      </w:pPr>
      <w:r>
        <w:separator/>
      </w:r>
    </w:p>
  </w:endnote>
  <w:endnote w:type="continuationSeparator" w:id="0">
    <w:p w14:paraId="55AFA2E5" w14:textId="77777777" w:rsidR="00CF3304" w:rsidRDefault="00CF3304"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079392"/>
      <w:docPartObj>
        <w:docPartGallery w:val="Page Numbers (Bottom of Page)"/>
        <w:docPartUnique/>
      </w:docPartObj>
    </w:sdtPr>
    <w:sdtEndPr>
      <w:rPr>
        <w:noProof/>
      </w:rPr>
    </w:sdtEndPr>
    <w:sdtContent>
      <w:p w14:paraId="785833B5" w14:textId="16820887" w:rsidR="00436D09" w:rsidRDefault="00436D09">
        <w:pPr>
          <w:pStyle w:val="Footer"/>
          <w:jc w:val="center"/>
        </w:pPr>
        <w:r>
          <w:fldChar w:fldCharType="begin"/>
        </w:r>
        <w:r>
          <w:instrText xml:space="preserve"> PAGE   \* MERGEFORMAT </w:instrText>
        </w:r>
        <w:r>
          <w:fldChar w:fldCharType="separate"/>
        </w:r>
        <w:r w:rsidR="007846F6">
          <w:rPr>
            <w:noProof/>
          </w:rPr>
          <w:t>16</w:t>
        </w:r>
        <w:r>
          <w:rPr>
            <w:noProof/>
          </w:rPr>
          <w:fldChar w:fldCharType="end"/>
        </w:r>
      </w:p>
    </w:sdtContent>
  </w:sdt>
  <w:p w14:paraId="225FBFF0" w14:textId="77777777" w:rsidR="00436D09" w:rsidRDefault="00436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7128B5" w14:textId="77777777" w:rsidR="00CF3304" w:rsidRDefault="00CF3304" w:rsidP="008F0C36">
      <w:pPr>
        <w:spacing w:after="0" w:line="240" w:lineRule="auto"/>
      </w:pPr>
      <w:r>
        <w:separator/>
      </w:r>
    </w:p>
  </w:footnote>
  <w:footnote w:type="continuationSeparator" w:id="0">
    <w:p w14:paraId="06D14C74" w14:textId="77777777" w:rsidR="00CF3304" w:rsidRDefault="00CF3304" w:rsidP="008F0C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D9E"/>
    <w:rsid w:val="00014B1F"/>
    <w:rsid w:val="00014F0F"/>
    <w:rsid w:val="00016584"/>
    <w:rsid w:val="00071F07"/>
    <w:rsid w:val="00073D67"/>
    <w:rsid w:val="00075CB9"/>
    <w:rsid w:val="00076DDE"/>
    <w:rsid w:val="00085EB6"/>
    <w:rsid w:val="00091E17"/>
    <w:rsid w:val="000A579F"/>
    <w:rsid w:val="000B27ED"/>
    <w:rsid w:val="000D55B1"/>
    <w:rsid w:val="001139AD"/>
    <w:rsid w:val="0011555F"/>
    <w:rsid w:val="0013694A"/>
    <w:rsid w:val="00137271"/>
    <w:rsid w:val="00146EAA"/>
    <w:rsid w:val="0018105E"/>
    <w:rsid w:val="001862B7"/>
    <w:rsid w:val="001D686D"/>
    <w:rsid w:val="001D7D9E"/>
    <w:rsid w:val="0020496D"/>
    <w:rsid w:val="002074F1"/>
    <w:rsid w:val="00223EF3"/>
    <w:rsid w:val="002424F4"/>
    <w:rsid w:val="00255549"/>
    <w:rsid w:val="0027163A"/>
    <w:rsid w:val="0029193A"/>
    <w:rsid w:val="002C4DFE"/>
    <w:rsid w:val="002E27FD"/>
    <w:rsid w:val="002E2937"/>
    <w:rsid w:val="002F1EB9"/>
    <w:rsid w:val="00305EB9"/>
    <w:rsid w:val="003126D0"/>
    <w:rsid w:val="00335AD5"/>
    <w:rsid w:val="00360F11"/>
    <w:rsid w:val="003779CB"/>
    <w:rsid w:val="003C472A"/>
    <w:rsid w:val="00420F9A"/>
    <w:rsid w:val="00424B52"/>
    <w:rsid w:val="00436D09"/>
    <w:rsid w:val="00445B0B"/>
    <w:rsid w:val="00455A1A"/>
    <w:rsid w:val="00455D91"/>
    <w:rsid w:val="00466E1B"/>
    <w:rsid w:val="004722A5"/>
    <w:rsid w:val="00487107"/>
    <w:rsid w:val="004A2A80"/>
    <w:rsid w:val="004A7E39"/>
    <w:rsid w:val="004B259F"/>
    <w:rsid w:val="004C372C"/>
    <w:rsid w:val="004D5091"/>
    <w:rsid w:val="004F376E"/>
    <w:rsid w:val="004F5839"/>
    <w:rsid w:val="00504956"/>
    <w:rsid w:val="00510F95"/>
    <w:rsid w:val="00521040"/>
    <w:rsid w:val="00530909"/>
    <w:rsid w:val="005421AD"/>
    <w:rsid w:val="00550D00"/>
    <w:rsid w:val="0055282F"/>
    <w:rsid w:val="00560035"/>
    <w:rsid w:val="00574224"/>
    <w:rsid w:val="0057497B"/>
    <w:rsid w:val="005856B2"/>
    <w:rsid w:val="00587573"/>
    <w:rsid w:val="005B12E3"/>
    <w:rsid w:val="005D0BC1"/>
    <w:rsid w:val="0060192B"/>
    <w:rsid w:val="00602B76"/>
    <w:rsid w:val="006112F4"/>
    <w:rsid w:val="00626377"/>
    <w:rsid w:val="0063324F"/>
    <w:rsid w:val="00656B3F"/>
    <w:rsid w:val="00671E81"/>
    <w:rsid w:val="00672EC6"/>
    <w:rsid w:val="00683C38"/>
    <w:rsid w:val="00691A2E"/>
    <w:rsid w:val="006B38EC"/>
    <w:rsid w:val="006C3C37"/>
    <w:rsid w:val="006D0954"/>
    <w:rsid w:val="006E0B54"/>
    <w:rsid w:val="006E34A9"/>
    <w:rsid w:val="00735CC9"/>
    <w:rsid w:val="00736234"/>
    <w:rsid w:val="00747C48"/>
    <w:rsid w:val="00776936"/>
    <w:rsid w:val="007818D4"/>
    <w:rsid w:val="007846F6"/>
    <w:rsid w:val="007870EB"/>
    <w:rsid w:val="0080204B"/>
    <w:rsid w:val="00803A7F"/>
    <w:rsid w:val="00812161"/>
    <w:rsid w:val="00815060"/>
    <w:rsid w:val="00830A6C"/>
    <w:rsid w:val="008347BD"/>
    <w:rsid w:val="00842123"/>
    <w:rsid w:val="00893259"/>
    <w:rsid w:val="008A3E12"/>
    <w:rsid w:val="008C441F"/>
    <w:rsid w:val="008D06C0"/>
    <w:rsid w:val="008D2BF0"/>
    <w:rsid w:val="008D618D"/>
    <w:rsid w:val="008E510C"/>
    <w:rsid w:val="008F0C36"/>
    <w:rsid w:val="00905B97"/>
    <w:rsid w:val="00906C3A"/>
    <w:rsid w:val="00910EF2"/>
    <w:rsid w:val="00923071"/>
    <w:rsid w:val="00924B11"/>
    <w:rsid w:val="00951C3C"/>
    <w:rsid w:val="00962428"/>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0FC7"/>
    <w:rsid w:val="00C4295E"/>
    <w:rsid w:val="00C5674C"/>
    <w:rsid w:val="00C753FB"/>
    <w:rsid w:val="00C82AF3"/>
    <w:rsid w:val="00CB02A4"/>
    <w:rsid w:val="00CD5658"/>
    <w:rsid w:val="00CF3304"/>
    <w:rsid w:val="00D00C28"/>
    <w:rsid w:val="00D076AC"/>
    <w:rsid w:val="00D1519A"/>
    <w:rsid w:val="00D80E19"/>
    <w:rsid w:val="00DA26E4"/>
    <w:rsid w:val="00DA2EEA"/>
    <w:rsid w:val="00E062EE"/>
    <w:rsid w:val="00E10AAF"/>
    <w:rsid w:val="00E13702"/>
    <w:rsid w:val="00E22B24"/>
    <w:rsid w:val="00E273AE"/>
    <w:rsid w:val="00E323A4"/>
    <w:rsid w:val="00E3557A"/>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7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DDE"/>
  </w:style>
  <w:style w:type="paragraph" w:styleId="Footer">
    <w:name w:val="footer"/>
    <w:basedOn w:val="Normal"/>
    <w:link w:val="FooterChar"/>
    <w:uiPriority w:val="99"/>
    <w:unhideWhenUsed/>
    <w:rsid w:val="0007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DDE"/>
  </w:style>
  <w:style w:type="character" w:styleId="LineNumber">
    <w:name w:val="line number"/>
    <w:basedOn w:val="DefaultParagraphFont"/>
    <w:uiPriority w:val="99"/>
    <w:semiHidden/>
    <w:unhideWhenUsed/>
    <w:rsid w:val="00076D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7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DDE"/>
  </w:style>
  <w:style w:type="paragraph" w:styleId="Footer">
    <w:name w:val="footer"/>
    <w:basedOn w:val="Normal"/>
    <w:link w:val="FooterChar"/>
    <w:uiPriority w:val="99"/>
    <w:unhideWhenUsed/>
    <w:rsid w:val="0007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DDE"/>
  </w:style>
  <w:style w:type="character" w:styleId="LineNumber">
    <w:name w:val="line number"/>
    <w:basedOn w:val="DefaultParagraphFont"/>
    <w:uiPriority w:val="99"/>
    <w:semiHidden/>
    <w:unhideWhenUsed/>
    <w:rsid w:val="00076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95DEA-7D40-4AC2-A5A8-4C1E9329F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12223</Words>
  <Characters>69675</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81735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Minton</dc:creator>
  <cp:lastModifiedBy>Kate</cp:lastModifiedBy>
  <cp:revision>2</cp:revision>
  <dcterms:created xsi:type="dcterms:W3CDTF">2016-10-08T16:54:00Z</dcterms:created>
  <dcterms:modified xsi:type="dcterms:W3CDTF">2016-10-08T16:54:00Z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http://www.zotero.org/styles/journal-of-epidemiology-and-community-health</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http://www.zotero.org/styles/environment-and-planning-a</vt:lpwstr>
  </property>
  <property fmtid="{D5CDD505-2E9C-101B-9397-08002B2CF9AE}" pid="11" name="Mendeley Recent Style Name 3_1">
    <vt:lpwstr>Environment and Planning A</vt:lpwstr>
  </property>
  <property fmtid="{D5CDD505-2E9C-101B-9397-08002B2CF9AE}" pid="12" name="Mendeley Recent Style Id 4_1">
    <vt:lpwstr>http://www.zotero.org/styles/european-journal-of-epidemiology</vt:lpwstr>
  </property>
  <property fmtid="{D5CDD505-2E9C-101B-9397-08002B2CF9AE}" pid="13" name="Mendeley Recent Style Name 4_1">
    <vt:lpwstr>European Journal of Epidemiology</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http://www.zotero.org/styles/journal-of-epidemiology-and-community-health</vt:lpwstr>
  </property>
  <property fmtid="{D5CDD505-2E9C-101B-9397-08002B2CF9AE}" pid="17" name="Mendeley Recent Style Name 6_1">
    <vt:lpwstr>Journal of Epidemiology and Community Health</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e8453a48-ceaf-3d0c-b380-7da2e09f5b65</vt:lpwstr>
  </property>
</Properties>
</file>