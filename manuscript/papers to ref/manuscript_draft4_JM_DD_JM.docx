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C26FDBF" w14:textId="7DABDABD" w:rsidR="003D51E5" w:rsidRPr="005E7208" w:rsidRDefault="00E321AA" w:rsidP="005E7208">
      <w:pPr>
        <w:spacing w:line="480" w:lineRule="auto"/>
        <w:rPr>
          <w:b/>
          <w:sz w:val="24"/>
          <w:szCs w:val="24"/>
        </w:rPr>
      </w:pPr>
      <w:r>
        <w:rPr>
          <w:b/>
          <w:sz w:val="24"/>
          <w:szCs w:val="24"/>
        </w:rPr>
        <w:t xml:space="preserve">The Geography of a rapid rise in mortality </w:t>
      </w:r>
      <w:r w:rsidR="00806C17">
        <w:rPr>
          <w:b/>
          <w:sz w:val="24"/>
          <w:szCs w:val="24"/>
        </w:rPr>
        <w:t>in</w:t>
      </w:r>
      <w:r w:rsidR="005E7208">
        <w:rPr>
          <w:b/>
          <w:sz w:val="24"/>
          <w:szCs w:val="24"/>
        </w:rPr>
        <w:t xml:space="preserve"> </w:t>
      </w:r>
      <w:r w:rsidR="003D51E5" w:rsidRPr="005E7208">
        <w:rPr>
          <w:b/>
          <w:sz w:val="24"/>
          <w:szCs w:val="24"/>
        </w:rPr>
        <w:t>England and Wales, 2014-15</w:t>
      </w:r>
      <w:r>
        <w:rPr>
          <w:b/>
          <w:sz w:val="24"/>
          <w:szCs w:val="24"/>
        </w:rPr>
        <w:t xml:space="preserve"> </w:t>
      </w:r>
    </w:p>
    <w:p w14:paraId="1EE15737" w14:textId="335A8A85" w:rsidR="003D51E5" w:rsidRPr="005E7208" w:rsidRDefault="003D51E5" w:rsidP="005E7208">
      <w:pPr>
        <w:spacing w:line="480" w:lineRule="auto"/>
        <w:rPr>
          <w:sz w:val="24"/>
          <w:szCs w:val="24"/>
        </w:rPr>
      </w:pPr>
      <w:r w:rsidRPr="005E7208">
        <w:rPr>
          <w:sz w:val="24"/>
          <w:szCs w:val="24"/>
        </w:rPr>
        <w:t>Mark Green</w:t>
      </w:r>
      <w:r w:rsidR="000B03D3">
        <w:rPr>
          <w:sz w:val="24"/>
          <w:szCs w:val="24"/>
          <w:vertAlign w:val="superscript"/>
        </w:rPr>
        <w:t>1</w:t>
      </w:r>
      <w:r w:rsidR="001F4649" w:rsidRPr="001F4649">
        <w:rPr>
          <w:sz w:val="24"/>
          <w:szCs w:val="24"/>
        </w:rPr>
        <w:t>*</w:t>
      </w:r>
      <w:r w:rsidRPr="005E7208">
        <w:rPr>
          <w:sz w:val="24"/>
          <w:szCs w:val="24"/>
        </w:rPr>
        <w:t>, Danny Dorling</w:t>
      </w:r>
      <w:r w:rsidR="001F4649">
        <w:rPr>
          <w:sz w:val="24"/>
          <w:szCs w:val="24"/>
          <w:vertAlign w:val="superscript"/>
        </w:rPr>
        <w:t>2</w:t>
      </w:r>
      <w:r w:rsidRPr="005E7208">
        <w:rPr>
          <w:sz w:val="24"/>
          <w:szCs w:val="24"/>
        </w:rPr>
        <w:t>, Jon Minton</w:t>
      </w:r>
      <w:r w:rsidR="001F4649">
        <w:rPr>
          <w:sz w:val="24"/>
          <w:szCs w:val="24"/>
          <w:vertAlign w:val="superscript"/>
        </w:rPr>
        <w:t>3</w:t>
      </w:r>
      <w:r w:rsidRPr="005E7208">
        <w:rPr>
          <w:sz w:val="24"/>
          <w:szCs w:val="24"/>
        </w:rPr>
        <w:t>.</w:t>
      </w:r>
    </w:p>
    <w:p w14:paraId="45DB8FC1" w14:textId="22BC7829" w:rsidR="003D51E5" w:rsidRDefault="000B03D3" w:rsidP="005E7208">
      <w:pPr>
        <w:spacing w:line="480" w:lineRule="auto"/>
        <w:rPr>
          <w:sz w:val="24"/>
          <w:szCs w:val="24"/>
        </w:rPr>
      </w:pPr>
      <w:r>
        <w:rPr>
          <w:sz w:val="24"/>
          <w:szCs w:val="24"/>
          <w:vertAlign w:val="superscript"/>
        </w:rPr>
        <w:t xml:space="preserve">1 </w:t>
      </w:r>
      <w:r w:rsidR="001F4649">
        <w:rPr>
          <w:sz w:val="24"/>
          <w:szCs w:val="24"/>
        </w:rPr>
        <w:t>Department of Geography &amp; Planning, University of Liverpool, Liverpool, UK</w:t>
      </w:r>
      <w:r>
        <w:rPr>
          <w:sz w:val="24"/>
          <w:szCs w:val="24"/>
        </w:rPr>
        <w:t>.</w:t>
      </w:r>
    </w:p>
    <w:p w14:paraId="2F0E7E5F" w14:textId="1644F44C" w:rsidR="001F4649" w:rsidRDefault="001F4649" w:rsidP="005E7208">
      <w:pPr>
        <w:spacing w:line="480" w:lineRule="auto"/>
        <w:rPr>
          <w:sz w:val="24"/>
          <w:szCs w:val="24"/>
        </w:rPr>
      </w:pPr>
      <w:r>
        <w:rPr>
          <w:sz w:val="24"/>
          <w:szCs w:val="24"/>
          <w:vertAlign w:val="superscript"/>
        </w:rPr>
        <w:t>2</w:t>
      </w:r>
      <w:r>
        <w:rPr>
          <w:sz w:val="24"/>
          <w:szCs w:val="24"/>
        </w:rPr>
        <w:t xml:space="preserve"> School of Geography and the Environment, University of Oxford, Oxford, UK.</w:t>
      </w:r>
    </w:p>
    <w:p w14:paraId="2123544B" w14:textId="782B7985" w:rsidR="001F4649" w:rsidRPr="001F4649" w:rsidRDefault="001F4649" w:rsidP="005E7208">
      <w:pPr>
        <w:spacing w:line="480" w:lineRule="auto"/>
        <w:rPr>
          <w:sz w:val="24"/>
          <w:szCs w:val="24"/>
        </w:rPr>
      </w:pPr>
      <w:r>
        <w:rPr>
          <w:sz w:val="24"/>
          <w:szCs w:val="24"/>
          <w:vertAlign w:val="superscript"/>
        </w:rPr>
        <w:t>3</w:t>
      </w:r>
      <w:r>
        <w:rPr>
          <w:sz w:val="24"/>
          <w:szCs w:val="24"/>
        </w:rPr>
        <w:t xml:space="preserve"> School of Social and Political Sciences, University of Glasgow, Glasgow, UK.</w:t>
      </w:r>
    </w:p>
    <w:p w14:paraId="7E03EE87" w14:textId="31B2AFC9" w:rsidR="001F4649" w:rsidRDefault="001F4649" w:rsidP="00CE5F1C">
      <w:pPr>
        <w:spacing w:line="480" w:lineRule="auto"/>
        <w:rPr>
          <w:sz w:val="24"/>
          <w:szCs w:val="24"/>
        </w:rPr>
      </w:pPr>
      <w:r>
        <w:rPr>
          <w:sz w:val="24"/>
          <w:szCs w:val="24"/>
        </w:rPr>
        <w:t xml:space="preserve">* Corresponding author. Address: </w:t>
      </w:r>
      <w:r w:rsidRPr="001F4649">
        <w:rPr>
          <w:sz w:val="24"/>
          <w:szCs w:val="24"/>
        </w:rPr>
        <w:t xml:space="preserve">Department of Geography &amp; Planning, </w:t>
      </w:r>
      <w:r>
        <w:rPr>
          <w:sz w:val="24"/>
          <w:szCs w:val="24"/>
        </w:rPr>
        <w:t xml:space="preserve">Roxby Building, </w:t>
      </w:r>
      <w:r w:rsidRPr="001F4649">
        <w:rPr>
          <w:sz w:val="24"/>
          <w:szCs w:val="24"/>
        </w:rPr>
        <w:t xml:space="preserve">University of Liverpool, Liverpool, </w:t>
      </w:r>
      <w:r>
        <w:rPr>
          <w:sz w:val="24"/>
          <w:szCs w:val="24"/>
        </w:rPr>
        <w:t xml:space="preserve">L69 7ZT, </w:t>
      </w:r>
      <w:r w:rsidRPr="001F4649">
        <w:rPr>
          <w:sz w:val="24"/>
          <w:szCs w:val="24"/>
        </w:rPr>
        <w:t>UK</w:t>
      </w:r>
      <w:r>
        <w:rPr>
          <w:sz w:val="24"/>
          <w:szCs w:val="24"/>
        </w:rPr>
        <w:t>. Tel: 0151 794 2854. Email: mark.green@liverpool.ac.uk.</w:t>
      </w:r>
    </w:p>
    <w:p w14:paraId="5A27DA34" w14:textId="77777777" w:rsidR="00FE3352" w:rsidRDefault="00FE3352" w:rsidP="005E7208">
      <w:pPr>
        <w:spacing w:line="480" w:lineRule="auto"/>
        <w:rPr>
          <w:b/>
          <w:sz w:val="24"/>
          <w:szCs w:val="24"/>
        </w:rPr>
      </w:pPr>
    </w:p>
    <w:p w14:paraId="4989FAA3" w14:textId="77777777" w:rsidR="0091667B" w:rsidRDefault="0091667B" w:rsidP="005E7208">
      <w:pPr>
        <w:spacing w:line="480" w:lineRule="auto"/>
        <w:rPr>
          <w:b/>
          <w:sz w:val="24"/>
          <w:szCs w:val="24"/>
        </w:rPr>
        <w:sectPr w:rsidR="0091667B" w:rsidSect="00F039E2">
          <w:footerReference w:type="default" r:id="rId8"/>
          <w:pgSz w:w="11906" w:h="16838"/>
          <w:pgMar w:top="1440" w:right="1440" w:bottom="1440" w:left="1440" w:header="708" w:footer="708" w:gutter="0"/>
          <w:cols w:space="708"/>
          <w:docGrid w:linePitch="360"/>
        </w:sectPr>
      </w:pPr>
    </w:p>
    <w:p w14:paraId="4E4D68ED" w14:textId="2053CA70" w:rsidR="00457215" w:rsidRPr="00F039E2" w:rsidRDefault="00F039E2" w:rsidP="005E7208">
      <w:pPr>
        <w:spacing w:line="480" w:lineRule="auto"/>
        <w:rPr>
          <w:b/>
          <w:sz w:val="24"/>
          <w:szCs w:val="24"/>
        </w:rPr>
      </w:pPr>
      <w:r>
        <w:rPr>
          <w:b/>
          <w:sz w:val="24"/>
          <w:szCs w:val="24"/>
        </w:rPr>
        <w:lastRenderedPageBreak/>
        <w:t>Abstract</w:t>
      </w:r>
    </w:p>
    <w:p w14:paraId="14111E1C" w14:textId="5F57A836" w:rsidR="00666564" w:rsidRDefault="00DB6D75" w:rsidP="005E7208">
      <w:pPr>
        <w:spacing w:line="480" w:lineRule="auto"/>
        <w:rPr>
          <w:sz w:val="24"/>
          <w:szCs w:val="24"/>
        </w:rPr>
      </w:pPr>
      <w:ins w:id="0" w:author="Danny Dorling" w:date="2016-08-05T14:56:00Z">
        <w:r>
          <w:rPr>
            <w:sz w:val="24"/>
            <w:szCs w:val="24"/>
          </w:rPr>
          <w:t>Since</w:t>
        </w:r>
      </w:ins>
      <w:ins w:id="1" w:author="Danny Dorling" w:date="2016-08-05T14:55:00Z">
        <w:r>
          <w:rPr>
            <w:sz w:val="24"/>
            <w:szCs w:val="24"/>
          </w:rPr>
          <w:t xml:space="preserve"> at least the early 1900s almost all </w:t>
        </w:r>
      </w:ins>
      <w:proofErr w:type="gramStart"/>
      <w:ins w:id="2" w:author="Danny Dorling" w:date="2016-08-05T14:56:00Z">
        <w:r>
          <w:rPr>
            <w:sz w:val="24"/>
            <w:szCs w:val="24"/>
          </w:rPr>
          <w:t>a</w:t>
        </w:r>
      </w:ins>
      <w:proofErr w:type="gramEnd"/>
      <w:del w:id="3" w:author="Danny Dorling" w:date="2016-08-05T14:56:00Z">
        <w:r w:rsidR="004F7502" w:rsidDel="00DB6D75">
          <w:rPr>
            <w:sz w:val="24"/>
            <w:szCs w:val="24"/>
          </w:rPr>
          <w:delText>A</w:delText>
        </w:r>
      </w:del>
      <w:r w:rsidR="004F7502">
        <w:rPr>
          <w:sz w:val="24"/>
          <w:szCs w:val="24"/>
        </w:rPr>
        <w:t>ffluent nations</w:t>
      </w:r>
      <w:ins w:id="4" w:author="Danny Dorling" w:date="2016-08-05T14:56:00Z">
        <w:r>
          <w:rPr>
            <w:sz w:val="24"/>
            <w:szCs w:val="24"/>
          </w:rPr>
          <w:t xml:space="preserve"> in the world</w:t>
        </w:r>
      </w:ins>
      <w:r w:rsidR="004F7502">
        <w:rPr>
          <w:sz w:val="24"/>
          <w:szCs w:val="24"/>
        </w:rPr>
        <w:t xml:space="preserve"> have </w:t>
      </w:r>
      <w:r w:rsidR="0091667B">
        <w:rPr>
          <w:sz w:val="24"/>
          <w:szCs w:val="24"/>
        </w:rPr>
        <w:t xml:space="preserve">continually </w:t>
      </w:r>
      <w:r w:rsidR="004F7502">
        <w:rPr>
          <w:sz w:val="24"/>
          <w:szCs w:val="24"/>
        </w:rPr>
        <w:t xml:space="preserve">experienced </w:t>
      </w:r>
      <w:r w:rsidR="00666564">
        <w:rPr>
          <w:sz w:val="24"/>
          <w:szCs w:val="24"/>
        </w:rPr>
        <w:t>improvements in human longevity</w:t>
      </w:r>
      <w:del w:id="5" w:author="Danny Dorling" w:date="2016-08-05T14:56:00Z">
        <w:r w:rsidR="00666564" w:rsidDel="00DB6D75">
          <w:rPr>
            <w:sz w:val="24"/>
            <w:szCs w:val="24"/>
          </w:rPr>
          <w:delText xml:space="preserve"> since the early 1900s</w:delText>
        </w:r>
      </w:del>
      <w:ins w:id="6" w:author="Danny Dorling" w:date="2016-08-05T14:56:00Z">
        <w:r>
          <w:rPr>
            <w:sz w:val="24"/>
            <w:szCs w:val="24"/>
          </w:rPr>
          <w:t>. These were</w:t>
        </w:r>
      </w:ins>
      <w:del w:id="7" w:author="Danny Dorling" w:date="2016-08-05T14:56:00Z">
        <w:r w:rsidR="00666564" w:rsidDel="00DB6D75">
          <w:rPr>
            <w:sz w:val="24"/>
            <w:szCs w:val="24"/>
          </w:rPr>
          <w:delText>,</w:delText>
        </w:r>
      </w:del>
      <w:r w:rsidR="004F7502">
        <w:rPr>
          <w:sz w:val="24"/>
          <w:szCs w:val="24"/>
        </w:rPr>
        <w:t xml:space="preserve"> </w:t>
      </w:r>
      <w:del w:id="8" w:author="Danny Dorling" w:date="2016-08-05T14:56:00Z">
        <w:r w:rsidR="004F7502" w:rsidDel="00DB6D75">
          <w:rPr>
            <w:sz w:val="24"/>
            <w:szCs w:val="24"/>
          </w:rPr>
          <w:delText xml:space="preserve">partially </w:delText>
        </w:r>
      </w:del>
      <w:r w:rsidR="004F7502">
        <w:rPr>
          <w:sz w:val="24"/>
          <w:szCs w:val="24"/>
        </w:rPr>
        <w:t>driven by falling mortality rates across all age groups</w:t>
      </w:r>
      <w:ins w:id="9" w:author="Danny Dorling" w:date="2016-08-05T14:56:00Z">
        <w:r>
          <w:rPr>
            <w:sz w:val="24"/>
            <w:szCs w:val="24"/>
          </w:rPr>
          <w:t>, but initially mostly amongst the young (</w:t>
        </w:r>
      </w:ins>
      <w:ins w:id="10" w:author="Danny Dorling" w:date="2016-08-05T14:57:00Z">
        <w:r>
          <w:rPr>
            <w:sz w:val="24"/>
            <w:szCs w:val="24"/>
          </w:rPr>
          <w:t xml:space="preserve">Garrett, </w:t>
        </w:r>
        <w:r w:rsidRPr="00733ACC">
          <w:rPr>
            <w:i/>
            <w:sz w:val="24"/>
            <w:szCs w:val="24"/>
            <w:rPrChange w:id="11" w:author="Danny Dorling" w:date="2016-08-05T14:59:00Z">
              <w:rPr>
                <w:sz w:val="24"/>
                <w:szCs w:val="24"/>
              </w:rPr>
            </w:rPrChange>
          </w:rPr>
          <w:t>et al</w:t>
        </w:r>
      </w:ins>
      <w:ins w:id="12" w:author="Danny Dorling" w:date="2016-08-05T14:59:00Z">
        <w:r w:rsidR="00733ACC">
          <w:rPr>
            <w:sz w:val="24"/>
            <w:szCs w:val="24"/>
          </w:rPr>
          <w:t>.,</w:t>
        </w:r>
      </w:ins>
      <w:ins w:id="13" w:author="Danny Dorling" w:date="2016-08-05T14:57:00Z">
        <w:r>
          <w:rPr>
            <w:sz w:val="24"/>
            <w:szCs w:val="24"/>
          </w:rPr>
          <w:t xml:space="preserve"> 2006)</w:t>
        </w:r>
      </w:ins>
      <w:r w:rsidR="004F7502">
        <w:rPr>
          <w:sz w:val="24"/>
          <w:szCs w:val="24"/>
        </w:rPr>
        <w:t xml:space="preserve">. </w:t>
      </w:r>
      <w:r w:rsidR="00666564">
        <w:rPr>
          <w:sz w:val="24"/>
          <w:szCs w:val="24"/>
        </w:rPr>
        <w:t xml:space="preserve">Using </w:t>
      </w:r>
      <w:r w:rsidR="0066770A">
        <w:rPr>
          <w:sz w:val="24"/>
          <w:szCs w:val="24"/>
        </w:rPr>
        <w:t xml:space="preserve">ONS </w:t>
      </w:r>
      <w:r w:rsidR="00666564">
        <w:rPr>
          <w:sz w:val="24"/>
          <w:szCs w:val="24"/>
        </w:rPr>
        <w:t xml:space="preserve">mid-year population and deaths estimates for Local Authorities for England and Wales, we show that </w:t>
      </w:r>
      <w:r w:rsidR="0091667B">
        <w:rPr>
          <w:sz w:val="24"/>
          <w:szCs w:val="24"/>
        </w:rPr>
        <w:t xml:space="preserve">these improvements have </w:t>
      </w:r>
      <w:ins w:id="14" w:author="Danny Dorling" w:date="2016-08-05T14:59:00Z">
        <w:r w:rsidR="00733ACC">
          <w:rPr>
            <w:sz w:val="24"/>
            <w:szCs w:val="24"/>
          </w:rPr>
          <w:t xml:space="preserve">recently </w:t>
        </w:r>
      </w:ins>
      <w:r w:rsidR="0091667B">
        <w:rPr>
          <w:sz w:val="24"/>
          <w:szCs w:val="24"/>
        </w:rPr>
        <w:t>reversed</w:t>
      </w:r>
      <w:ins w:id="15" w:author="Danny Dorling" w:date="2016-08-05T14:59:00Z">
        <w:r w:rsidR="00733ACC">
          <w:rPr>
            <w:sz w:val="24"/>
            <w:szCs w:val="24"/>
          </w:rPr>
          <w:t>, hopefully temporarily</w:t>
        </w:r>
      </w:ins>
      <w:r w:rsidR="00666564">
        <w:rPr>
          <w:sz w:val="24"/>
          <w:szCs w:val="24"/>
        </w:rPr>
        <w:t>. There have been</w:t>
      </w:r>
      <w:ins w:id="16" w:author="Danny Dorling" w:date="2016-08-05T15:00:00Z">
        <w:r w:rsidR="00733ACC">
          <w:rPr>
            <w:sz w:val="24"/>
            <w:szCs w:val="24"/>
          </w:rPr>
          <w:t xml:space="preserve"> especially high</w:t>
        </w:r>
      </w:ins>
      <w:r w:rsidR="00666564">
        <w:rPr>
          <w:sz w:val="24"/>
          <w:szCs w:val="24"/>
        </w:rPr>
        <w:t xml:space="preserve"> increases in mortality rates </w:t>
      </w:r>
      <w:del w:id="17" w:author="Jonathan Minton" w:date="2016-07-28T15:18:00Z">
        <w:r w:rsidR="00666564" w:rsidDel="00BF324E">
          <w:rPr>
            <w:sz w:val="24"/>
            <w:szCs w:val="24"/>
          </w:rPr>
          <w:delText>for most age groups,</w:delText>
        </w:r>
      </w:del>
      <w:ins w:id="18" w:author="Jonathan Minton" w:date="2016-07-28T15:18:00Z">
        <w:r w:rsidR="00BF324E">
          <w:rPr>
            <w:sz w:val="24"/>
            <w:szCs w:val="24"/>
          </w:rPr>
          <w:t>within the elderly</w:t>
        </w:r>
      </w:ins>
      <w:del w:id="19" w:author="Jonathan Minton" w:date="2016-07-28T15:18:00Z">
        <w:r w:rsidR="00666564" w:rsidDel="00BF324E">
          <w:rPr>
            <w:sz w:val="24"/>
            <w:szCs w:val="24"/>
          </w:rPr>
          <w:delText xml:space="preserve"> particularly </w:delText>
        </w:r>
        <w:r w:rsidR="0066770A" w:rsidDel="00BF324E">
          <w:rPr>
            <w:sz w:val="24"/>
            <w:szCs w:val="24"/>
          </w:rPr>
          <w:delText>the elderly</w:delText>
        </w:r>
      </w:del>
      <w:ins w:id="20" w:author="Jonathan Minton" w:date="2016-07-28T15:19:00Z">
        <w:r w:rsidR="00BF324E">
          <w:rPr>
            <w:sz w:val="24"/>
            <w:szCs w:val="24"/>
          </w:rPr>
          <w:t>,</w:t>
        </w:r>
      </w:ins>
      <w:ins w:id="21" w:author="Danny Dorling" w:date="2016-08-05T15:00:00Z">
        <w:r w:rsidR="00733ACC">
          <w:rPr>
            <w:sz w:val="24"/>
            <w:szCs w:val="24"/>
          </w:rPr>
          <w:t xml:space="preserve"> a group which we this</w:t>
        </w:r>
      </w:ins>
      <w:del w:id="22" w:author="Danny Dorling" w:date="2016-08-05T15:00:00Z">
        <w:r w:rsidR="0066770A" w:rsidDel="00733ACC">
          <w:rPr>
            <w:sz w:val="24"/>
            <w:szCs w:val="24"/>
          </w:rPr>
          <w:delText xml:space="preserve"> who</w:delText>
        </w:r>
      </w:del>
      <w:r w:rsidR="0066770A">
        <w:rPr>
          <w:sz w:val="24"/>
          <w:szCs w:val="24"/>
        </w:rPr>
        <w:t xml:space="preserve"> </w:t>
      </w:r>
      <w:del w:id="23" w:author="Danny Dorling" w:date="2016-08-05T15:00:00Z">
        <w:r w:rsidR="0066770A" w:rsidDel="00733ACC">
          <w:rPr>
            <w:sz w:val="24"/>
            <w:szCs w:val="24"/>
          </w:rPr>
          <w:delText xml:space="preserve">we </w:delText>
        </w:r>
      </w:del>
      <w:r w:rsidR="0066770A">
        <w:rPr>
          <w:sz w:val="24"/>
          <w:szCs w:val="24"/>
        </w:rPr>
        <w:t xml:space="preserve">choose to focus our analyses on. </w:t>
      </w:r>
      <w:r w:rsidR="0066770A" w:rsidRPr="0066770A">
        <w:rPr>
          <w:sz w:val="24"/>
          <w:szCs w:val="24"/>
        </w:rPr>
        <w:t>In England and Wales</w:t>
      </w:r>
      <w:r w:rsidR="0066770A">
        <w:rPr>
          <w:sz w:val="24"/>
          <w:szCs w:val="24"/>
        </w:rPr>
        <w:t>, we estimate that</w:t>
      </w:r>
      <w:r w:rsidR="0066770A" w:rsidRPr="0066770A">
        <w:rPr>
          <w:sz w:val="24"/>
          <w:szCs w:val="24"/>
        </w:rPr>
        <w:t xml:space="preserve"> there were 39,074 more deaths in </w:t>
      </w:r>
      <w:ins w:id="24" w:author="Danny Dorling" w:date="2016-08-05T15:00:00Z">
        <w:r w:rsidR="00733ACC">
          <w:rPr>
            <w:sz w:val="24"/>
            <w:szCs w:val="24"/>
          </w:rPr>
          <w:t xml:space="preserve">the year to July </w:t>
        </w:r>
      </w:ins>
      <w:r w:rsidR="0066770A" w:rsidRPr="0066770A">
        <w:rPr>
          <w:sz w:val="24"/>
          <w:szCs w:val="24"/>
        </w:rPr>
        <w:t>2015 as compared to</w:t>
      </w:r>
      <w:ins w:id="25" w:author="Danny Dorling" w:date="2016-08-05T15:00:00Z">
        <w:r w:rsidR="00733ACC">
          <w:rPr>
            <w:sz w:val="24"/>
            <w:szCs w:val="24"/>
          </w:rPr>
          <w:t xml:space="preserve"> the year to July</w:t>
        </w:r>
      </w:ins>
      <w:r w:rsidR="0066770A" w:rsidRPr="0066770A">
        <w:rPr>
          <w:sz w:val="24"/>
          <w:szCs w:val="24"/>
        </w:rPr>
        <w:t xml:space="preserve"> 2014</w:t>
      </w:r>
      <w:r w:rsidR="0066770A">
        <w:rPr>
          <w:sz w:val="24"/>
          <w:szCs w:val="24"/>
        </w:rPr>
        <w:t xml:space="preserve"> (32,208 of these additional deaths were of individuals aged 80+). Exploring changes in mortality rates by 5 year age band and sex, we demonstrate that t</w:t>
      </w:r>
      <w:r w:rsidR="00666564">
        <w:rPr>
          <w:sz w:val="24"/>
          <w:szCs w:val="24"/>
        </w:rPr>
        <w:t>hese increases have been felt everywhere</w:t>
      </w:r>
      <w:r w:rsidR="0091667B">
        <w:rPr>
          <w:sz w:val="24"/>
          <w:szCs w:val="24"/>
        </w:rPr>
        <w:t xml:space="preserve"> geographically</w:t>
      </w:r>
      <w:r w:rsidR="00666564">
        <w:rPr>
          <w:sz w:val="24"/>
          <w:szCs w:val="24"/>
        </w:rPr>
        <w:t>; in poor and affluent a</w:t>
      </w:r>
      <w:r w:rsidR="0091667B">
        <w:rPr>
          <w:sz w:val="24"/>
          <w:szCs w:val="24"/>
        </w:rPr>
        <w:t>reas, in rural and urban areas</w:t>
      </w:r>
      <w:r w:rsidR="00666564">
        <w:rPr>
          <w:sz w:val="24"/>
          <w:szCs w:val="24"/>
        </w:rPr>
        <w:t>. We explore some possible explanations for the increase</w:t>
      </w:r>
      <w:ins w:id="26" w:author="Danny Dorling" w:date="2016-08-05T15:01:00Z">
        <w:r w:rsidR="00733ACC">
          <w:rPr>
            <w:sz w:val="24"/>
            <w:szCs w:val="24"/>
          </w:rPr>
          <w:t>s</w:t>
        </w:r>
      </w:ins>
      <w:r w:rsidR="00666564">
        <w:rPr>
          <w:sz w:val="24"/>
          <w:szCs w:val="24"/>
        </w:rPr>
        <w:t xml:space="preserve"> and find that few </w:t>
      </w:r>
      <w:ins w:id="27" w:author="Danny Dorling" w:date="2016-08-05T15:01:00Z">
        <w:r w:rsidR="00733ACC">
          <w:rPr>
            <w:sz w:val="24"/>
            <w:szCs w:val="24"/>
          </w:rPr>
          <w:t xml:space="preserve">individual </w:t>
        </w:r>
      </w:ins>
      <w:r w:rsidR="00666564">
        <w:rPr>
          <w:sz w:val="24"/>
          <w:szCs w:val="24"/>
        </w:rPr>
        <w:t>factors</w:t>
      </w:r>
      <w:ins w:id="28" w:author="Danny Dorling" w:date="2016-08-05T15:01:00Z">
        <w:r w:rsidR="00733ACC">
          <w:rPr>
            <w:sz w:val="24"/>
            <w:szCs w:val="24"/>
          </w:rPr>
          <w:t xml:space="preserve"> </w:t>
        </w:r>
        <w:proofErr w:type="gramStart"/>
        <w:r w:rsidR="00733ACC">
          <w:rPr>
            <w:sz w:val="24"/>
            <w:szCs w:val="24"/>
          </w:rPr>
          <w:t>on  their</w:t>
        </w:r>
        <w:proofErr w:type="gramEnd"/>
        <w:r w:rsidR="00733ACC">
          <w:rPr>
            <w:sz w:val="24"/>
            <w:szCs w:val="24"/>
          </w:rPr>
          <w:t xml:space="preserve"> own appear able</w:t>
        </w:r>
      </w:ins>
      <w:r w:rsidR="00666564">
        <w:rPr>
          <w:sz w:val="24"/>
          <w:szCs w:val="24"/>
        </w:rPr>
        <w:t xml:space="preserve"> </w:t>
      </w:r>
      <w:del w:id="29" w:author="Danny Dorling" w:date="2016-08-05T15:01:00Z">
        <w:r w:rsidR="00666564" w:rsidDel="00733ACC">
          <w:rPr>
            <w:sz w:val="24"/>
            <w:szCs w:val="24"/>
          </w:rPr>
          <w:delText>seem</w:delText>
        </w:r>
      </w:del>
      <w:r w:rsidR="00666564">
        <w:rPr>
          <w:sz w:val="24"/>
          <w:szCs w:val="24"/>
        </w:rPr>
        <w:t xml:space="preserve"> to explain the patterns we observe. </w:t>
      </w:r>
      <w:r w:rsidR="0091667B" w:rsidRPr="0091667B">
        <w:rPr>
          <w:sz w:val="24"/>
          <w:szCs w:val="24"/>
        </w:rPr>
        <w:t xml:space="preserve">The implications of </w:t>
      </w:r>
      <w:r w:rsidR="0066770A">
        <w:rPr>
          <w:sz w:val="24"/>
          <w:szCs w:val="24"/>
        </w:rPr>
        <w:t>our findings</w:t>
      </w:r>
      <w:r w:rsidR="0091667B" w:rsidRPr="0091667B">
        <w:rPr>
          <w:sz w:val="24"/>
          <w:szCs w:val="24"/>
        </w:rPr>
        <w:t xml:space="preserve"> are profound given what has come before them</w:t>
      </w:r>
      <w:ins w:id="30" w:author="Danny Dorling" w:date="2016-08-05T15:02:00Z">
        <w:r w:rsidR="00733ACC">
          <w:rPr>
            <w:sz w:val="24"/>
            <w:szCs w:val="24"/>
          </w:rPr>
          <w:t xml:space="preserve"> which included several years of the population reporting worsening health. This,</w:t>
        </w:r>
      </w:ins>
      <w:del w:id="31" w:author="Danny Dorling" w:date="2016-08-05T15:02:00Z">
        <w:r w:rsidR="0091667B" w:rsidRPr="0091667B" w:rsidDel="00733ACC">
          <w:rPr>
            <w:sz w:val="24"/>
            <w:szCs w:val="24"/>
          </w:rPr>
          <w:delText>,</w:delText>
        </w:r>
      </w:del>
      <w:r w:rsidR="0091667B" w:rsidRPr="0091667B">
        <w:rPr>
          <w:sz w:val="24"/>
          <w:szCs w:val="24"/>
        </w:rPr>
        <w:t xml:space="preserve"> combined with the current political climate</w:t>
      </w:r>
      <w:r w:rsidR="0091667B">
        <w:rPr>
          <w:sz w:val="24"/>
          <w:szCs w:val="24"/>
        </w:rPr>
        <w:t xml:space="preserve"> of austerity</w:t>
      </w:r>
      <w:ins w:id="32" w:author="Danny Dorling" w:date="2016-08-05T15:02:00Z">
        <w:r w:rsidR="00733ACC">
          <w:rPr>
            <w:sz w:val="24"/>
            <w:szCs w:val="24"/>
          </w:rPr>
          <w:t>, and</w:t>
        </w:r>
      </w:ins>
      <w:del w:id="33" w:author="Danny Dorling" w:date="2016-08-05T15:02:00Z">
        <w:r w:rsidR="0091667B" w:rsidRPr="0091667B" w:rsidDel="00733ACC">
          <w:rPr>
            <w:sz w:val="24"/>
            <w:szCs w:val="24"/>
          </w:rPr>
          <w:delText>.</w:delText>
        </w:r>
      </w:del>
      <w:r w:rsidR="002B560F">
        <w:rPr>
          <w:sz w:val="24"/>
          <w:szCs w:val="24"/>
        </w:rPr>
        <w:t xml:space="preserve"> </w:t>
      </w:r>
      <w:ins w:id="34" w:author="Danny Dorling" w:date="2016-08-05T15:02:00Z">
        <w:r w:rsidR="00733ACC">
          <w:rPr>
            <w:sz w:val="24"/>
            <w:szCs w:val="24"/>
          </w:rPr>
          <w:t>t</w:t>
        </w:r>
      </w:ins>
      <w:del w:id="35" w:author="Danny Dorling" w:date="2016-08-05T15:02:00Z">
        <w:r w:rsidR="002B560F" w:rsidRPr="002B560F" w:rsidDel="00733ACC">
          <w:rPr>
            <w:sz w:val="24"/>
            <w:szCs w:val="24"/>
          </w:rPr>
          <w:delText>T</w:delText>
        </w:r>
      </w:del>
      <w:r w:rsidR="002B560F" w:rsidRPr="002B560F">
        <w:rPr>
          <w:sz w:val="24"/>
          <w:szCs w:val="24"/>
        </w:rPr>
        <w:t xml:space="preserve">he size, scale and lack of </w:t>
      </w:r>
      <w:del w:id="36" w:author="Jonathan Minton" w:date="2016-07-28T15:20:00Z">
        <w:r w:rsidR="002B560F" w:rsidRPr="002B560F" w:rsidDel="00BF324E">
          <w:rPr>
            <w:sz w:val="24"/>
            <w:szCs w:val="24"/>
          </w:rPr>
          <w:delText>geography of</w:delText>
        </w:r>
      </w:del>
      <w:ins w:id="37" w:author="Jonathan Minton" w:date="2016-07-28T15:20:00Z">
        <w:r w:rsidR="00BF324E">
          <w:rPr>
            <w:sz w:val="24"/>
            <w:szCs w:val="24"/>
          </w:rPr>
          <w:t>spatial pattern in</w:t>
        </w:r>
      </w:ins>
      <w:r w:rsidR="002B560F" w:rsidRPr="002B560F">
        <w:rPr>
          <w:sz w:val="24"/>
          <w:szCs w:val="24"/>
        </w:rPr>
        <w:t xml:space="preserve"> these changes in 2015 (particularly in comparison to previous years) suggests that something wider is occurring at the population level</w:t>
      </w:r>
      <w:ins w:id="38" w:author="Danny Dorling" w:date="2016-08-05T15:02:00Z">
        <w:r w:rsidR="00733ACC">
          <w:rPr>
            <w:sz w:val="24"/>
            <w:szCs w:val="24"/>
          </w:rPr>
          <w:t xml:space="preserve"> than simply a one-off event. Mortality rates had risen slightly in 2012 and 2013</w:t>
        </w:r>
      </w:ins>
      <w:ins w:id="39" w:author="Danny Dorling" w:date="2016-08-05T15:03:00Z">
        <w:r w:rsidR="00733ACC">
          <w:rPr>
            <w:sz w:val="24"/>
            <w:szCs w:val="24"/>
          </w:rPr>
          <w:t xml:space="preserve"> for very elderly women – referred at the time as being the “canaries in the mine”.</w:t>
        </w:r>
      </w:ins>
      <w:del w:id="40" w:author="Danny Dorling" w:date="2016-08-05T15:02:00Z">
        <w:r w:rsidR="002B560F" w:rsidRPr="002B560F" w:rsidDel="00733ACC">
          <w:rPr>
            <w:sz w:val="24"/>
            <w:szCs w:val="24"/>
          </w:rPr>
          <w:delText>.</w:delText>
        </w:r>
      </w:del>
    </w:p>
    <w:p w14:paraId="36E1E71E" w14:textId="77777777" w:rsidR="001F4649" w:rsidRDefault="001F4649" w:rsidP="005E7208">
      <w:pPr>
        <w:spacing w:line="480" w:lineRule="auto"/>
        <w:rPr>
          <w:sz w:val="24"/>
          <w:szCs w:val="24"/>
        </w:rPr>
      </w:pPr>
    </w:p>
    <w:p w14:paraId="136C30DC" w14:textId="389B1BEC" w:rsidR="001F4649" w:rsidRPr="001F4649" w:rsidRDefault="001F4649" w:rsidP="005E7208">
      <w:pPr>
        <w:spacing w:line="480" w:lineRule="auto"/>
        <w:rPr>
          <w:sz w:val="24"/>
          <w:szCs w:val="24"/>
        </w:rPr>
      </w:pPr>
      <w:r>
        <w:rPr>
          <w:b/>
          <w:sz w:val="24"/>
          <w:szCs w:val="24"/>
        </w:rPr>
        <w:lastRenderedPageBreak/>
        <w:t>Keywords</w:t>
      </w:r>
    </w:p>
    <w:p w14:paraId="1968EE02" w14:textId="43041B09" w:rsidR="000B03D3" w:rsidRDefault="001F4649" w:rsidP="005E7208">
      <w:pPr>
        <w:spacing w:line="480" w:lineRule="auto"/>
        <w:rPr>
          <w:sz w:val="24"/>
          <w:szCs w:val="24"/>
        </w:rPr>
      </w:pPr>
      <w:r>
        <w:rPr>
          <w:sz w:val="24"/>
          <w:szCs w:val="24"/>
        </w:rPr>
        <w:t>England and Wales; mortality; health geography</w:t>
      </w:r>
      <w:ins w:id="41" w:author="Danny Dorling" w:date="2016-08-05T15:03:00Z">
        <w:r w:rsidR="00DC781D">
          <w:rPr>
            <w:sz w:val="24"/>
            <w:szCs w:val="24"/>
          </w:rPr>
          <w:t>; epidemiology; elderly</w:t>
        </w:r>
      </w:ins>
      <w:r>
        <w:rPr>
          <w:sz w:val="24"/>
          <w:szCs w:val="24"/>
        </w:rPr>
        <w:t>.</w:t>
      </w:r>
    </w:p>
    <w:p w14:paraId="318B08D3" w14:textId="77777777" w:rsidR="001F4649" w:rsidRPr="005E7208" w:rsidRDefault="001F4649" w:rsidP="005E7208">
      <w:pPr>
        <w:spacing w:line="480" w:lineRule="auto"/>
        <w:rPr>
          <w:sz w:val="24"/>
          <w:szCs w:val="24"/>
        </w:rPr>
      </w:pPr>
    </w:p>
    <w:p w14:paraId="6A5C136D" w14:textId="77777777" w:rsidR="00A258F3" w:rsidRDefault="00A258F3">
      <w:pPr>
        <w:rPr>
          <w:b/>
          <w:sz w:val="24"/>
          <w:szCs w:val="24"/>
        </w:rPr>
      </w:pPr>
      <w:r>
        <w:rPr>
          <w:b/>
          <w:sz w:val="24"/>
          <w:szCs w:val="24"/>
        </w:rPr>
        <w:br w:type="page"/>
      </w:r>
    </w:p>
    <w:p w14:paraId="62DA1174" w14:textId="57621F6A" w:rsidR="003D51E5" w:rsidRPr="005E7208" w:rsidRDefault="003D51E5" w:rsidP="005E7208">
      <w:pPr>
        <w:spacing w:line="480" w:lineRule="auto"/>
        <w:rPr>
          <w:b/>
          <w:sz w:val="24"/>
          <w:szCs w:val="24"/>
        </w:rPr>
      </w:pPr>
      <w:r w:rsidRPr="005E7208">
        <w:rPr>
          <w:b/>
          <w:sz w:val="24"/>
          <w:szCs w:val="24"/>
        </w:rPr>
        <w:lastRenderedPageBreak/>
        <w:t>Introduction</w:t>
      </w:r>
    </w:p>
    <w:p w14:paraId="7801029E" w14:textId="1F9E1AAF" w:rsidR="00CA3FBA" w:rsidRDefault="00D05D8A" w:rsidP="00AD4181">
      <w:pPr>
        <w:spacing w:line="480" w:lineRule="auto"/>
        <w:rPr>
          <w:sz w:val="24"/>
          <w:szCs w:val="24"/>
        </w:rPr>
      </w:pPr>
      <w:r>
        <w:rPr>
          <w:sz w:val="24"/>
          <w:szCs w:val="24"/>
        </w:rPr>
        <w:t xml:space="preserve">One of the great successes globally </w:t>
      </w:r>
      <w:r w:rsidR="004F7502">
        <w:rPr>
          <w:sz w:val="24"/>
          <w:szCs w:val="24"/>
        </w:rPr>
        <w:t xml:space="preserve">since the </w:t>
      </w:r>
      <w:r w:rsidR="00437A0E">
        <w:rPr>
          <w:sz w:val="24"/>
          <w:szCs w:val="24"/>
        </w:rPr>
        <w:t xml:space="preserve">early </w:t>
      </w:r>
      <w:r w:rsidR="004F7502">
        <w:rPr>
          <w:sz w:val="24"/>
          <w:szCs w:val="24"/>
        </w:rPr>
        <w:t xml:space="preserve">1900s </w:t>
      </w:r>
      <w:r>
        <w:rPr>
          <w:sz w:val="24"/>
          <w:szCs w:val="24"/>
        </w:rPr>
        <w:t xml:space="preserve">has been the continued improvement of </w:t>
      </w:r>
      <w:r w:rsidR="00FC4D93">
        <w:rPr>
          <w:sz w:val="24"/>
          <w:szCs w:val="24"/>
        </w:rPr>
        <w:t>human longevity</w:t>
      </w:r>
      <w:r w:rsidR="00BF1624">
        <w:rPr>
          <w:sz w:val="24"/>
          <w:szCs w:val="24"/>
        </w:rPr>
        <w:t xml:space="preserve">. For example, life expectancy at birth </w:t>
      </w:r>
      <w:r w:rsidR="00AB31B9">
        <w:rPr>
          <w:sz w:val="24"/>
          <w:szCs w:val="24"/>
        </w:rPr>
        <w:t xml:space="preserve">in England </w:t>
      </w:r>
      <w:r w:rsidR="00281CD5">
        <w:rPr>
          <w:sz w:val="24"/>
          <w:szCs w:val="24"/>
        </w:rPr>
        <w:t xml:space="preserve">and Wales </w:t>
      </w:r>
      <w:r w:rsidR="00BF1624">
        <w:rPr>
          <w:sz w:val="24"/>
          <w:szCs w:val="24"/>
        </w:rPr>
        <w:t xml:space="preserve">has increased </w:t>
      </w:r>
      <w:r w:rsidR="00AB31B9">
        <w:rPr>
          <w:sz w:val="24"/>
          <w:szCs w:val="24"/>
        </w:rPr>
        <w:t>by 28 years over the last 100 years (</w:t>
      </w:r>
      <w:r w:rsidR="001A79C3">
        <w:rPr>
          <w:sz w:val="24"/>
          <w:szCs w:val="24"/>
        </w:rPr>
        <w:t xml:space="preserve">i.e. from </w:t>
      </w:r>
      <w:r w:rsidR="00AB31B9">
        <w:rPr>
          <w:sz w:val="24"/>
          <w:szCs w:val="24"/>
        </w:rPr>
        <w:t>51 in 1910/12 to 79 in</w:t>
      </w:r>
      <w:r w:rsidR="00330366">
        <w:rPr>
          <w:sz w:val="24"/>
          <w:szCs w:val="24"/>
        </w:rPr>
        <w:t xml:space="preserve"> 2010/12) </w:t>
      </w:r>
      <w:r w:rsidR="00330366">
        <w:rPr>
          <w:sz w:val="24"/>
          <w:szCs w:val="24"/>
        </w:rPr>
        <w:fldChar w:fldCharType="begin" w:fldLock="1"/>
      </w:r>
      <w:r w:rsidR="006E0368">
        <w:rPr>
          <w:sz w:val="24"/>
          <w:szCs w:val="24"/>
        </w:rPr>
        <w:instrText>ADDIN CSL_CITATION { "citationItems" : [ { "id" : "ITEM-1", "itemData" : { "URL" : "http://www.ons.gov.uk/peoplepopulationandcommunity/birthsdeathsandmarriages/lifeexpectancies/bulletins/lifeexpectancyatbirthandatage65bylocalareasintheunitedkingdom/2014-04-16", "author" : [ { "dropping-particle" : "", "family" : "ONS", "given" : "", "non-dropping-particle" : "", "parse-names" : false, "suffix" : "" } ], "id" : "ITEM-1", "issued" : { "date-parts" : [ [ "2014" ] ] }, "title" : "Life Expectancy at Birth and at Age 65 by Local Areas in the United Kingdom: 2006-08 to 2010-12", "type" : "webpage" }, "uris" : [ "http://www.mendeley.com/documents/?uuid=be7df4ac-8655-4bf9-9fb8-d7e807565a3d" ] } ], "mendeley" : { "formattedCitation" : "(ONS 2014)", "plainTextFormattedCitation" : "(ONS 2014)", "previouslyFormattedCitation" : "(ONS 2014)" }, "properties" : { "noteIndex" : 0 }, "schema" : "https://github.com/citation-style-language/schema/raw/master/csl-citation.json" }</w:instrText>
      </w:r>
      <w:r w:rsidR="00330366">
        <w:rPr>
          <w:sz w:val="24"/>
          <w:szCs w:val="24"/>
        </w:rPr>
        <w:fldChar w:fldCharType="separate"/>
      </w:r>
      <w:r w:rsidR="00330366" w:rsidRPr="00330366">
        <w:rPr>
          <w:noProof/>
          <w:sz w:val="24"/>
          <w:szCs w:val="24"/>
        </w:rPr>
        <w:t>(ONS 2014)</w:t>
      </w:r>
      <w:r w:rsidR="00330366">
        <w:rPr>
          <w:sz w:val="24"/>
          <w:szCs w:val="24"/>
        </w:rPr>
        <w:fldChar w:fldCharType="end"/>
      </w:r>
      <w:r w:rsidR="00AB31B9">
        <w:rPr>
          <w:sz w:val="24"/>
          <w:szCs w:val="24"/>
        </w:rPr>
        <w:t xml:space="preserve">. </w:t>
      </w:r>
      <w:r w:rsidR="001A79C3">
        <w:rPr>
          <w:sz w:val="24"/>
          <w:szCs w:val="24"/>
        </w:rPr>
        <w:t>Developed countries passed through the epidemiological transition</w:t>
      </w:r>
      <w:r w:rsidR="001A79C3">
        <w:rPr>
          <w:b/>
          <w:sz w:val="24"/>
          <w:szCs w:val="24"/>
        </w:rPr>
        <w:t xml:space="preserve"> </w:t>
      </w:r>
      <w:r w:rsidR="001A79C3" w:rsidRPr="001A79C3">
        <w:rPr>
          <w:sz w:val="24"/>
          <w:szCs w:val="24"/>
        </w:rPr>
        <w:t>where their disease profiles moved away from</w:t>
      </w:r>
      <w:r w:rsidR="00E321AA">
        <w:rPr>
          <w:sz w:val="24"/>
          <w:szCs w:val="24"/>
        </w:rPr>
        <w:t xml:space="preserve"> </w:t>
      </w:r>
      <w:r w:rsidR="00281CD5">
        <w:rPr>
          <w:sz w:val="24"/>
          <w:szCs w:val="24"/>
        </w:rPr>
        <w:t>the majority of</w:t>
      </w:r>
      <w:r w:rsidR="00E321AA">
        <w:rPr>
          <w:sz w:val="24"/>
          <w:szCs w:val="24"/>
        </w:rPr>
        <w:t xml:space="preserve"> deaths being due to</w:t>
      </w:r>
      <w:r w:rsidR="001A79C3" w:rsidRPr="001A79C3">
        <w:rPr>
          <w:sz w:val="24"/>
          <w:szCs w:val="24"/>
        </w:rPr>
        <w:t xml:space="preserve"> infectious diseases towards chronic illnesses</w:t>
      </w:r>
      <w:r w:rsidR="00E321AA">
        <w:rPr>
          <w:sz w:val="24"/>
          <w:szCs w:val="24"/>
        </w:rPr>
        <w:t xml:space="preserve"> being the most likely precursor to mortality</w:t>
      </w:r>
      <w:r w:rsidR="001A79C3">
        <w:rPr>
          <w:b/>
          <w:sz w:val="24"/>
          <w:szCs w:val="24"/>
        </w:rPr>
        <w:t xml:space="preserve"> </w:t>
      </w:r>
      <w:r w:rsidR="001A79C3">
        <w:rPr>
          <w:b/>
          <w:sz w:val="24"/>
          <w:szCs w:val="24"/>
        </w:rPr>
        <w:fldChar w:fldCharType="begin" w:fldLock="1"/>
      </w:r>
      <w:r w:rsidR="0022702D">
        <w:rPr>
          <w:b/>
          <w:sz w:val="24"/>
          <w:szCs w:val="24"/>
        </w:rPr>
        <w:instrText>ADDIN CSL_CITATION { "citationItems" : [ { "id" : "ITEM-1", "itemData" : { "author" : [ { "dropping-particle" : "", "family" : "Omran", "given" : "Abdel R", "non-dropping-particle" : "", "parse-names" : false, "suffix" : "" } ], "container-title" : "The Milbank Quarterly", "id" : "ITEM-1", "issue" : "4", "issued" : { "date-parts" : [ [ "1971" ] ] }, "page" : "509-538", "title" : "The Epidemiological Transition: A Theory of the Epidemiology of Population Change", "type" : "article-journal", "volume" : "49" }, "uris" : [ "http://www.mendeley.com/documents/?uuid=9694f5e4-3e35-4e5b-85eb-e4c097cdcf72" ] } ], "mendeley" : { "formattedCitation" : "(Omran 1971)", "plainTextFormattedCitation" : "(Omran 1971)", "previouslyFormattedCitation" : "(Omran 1971)" }, "properties" : { "noteIndex" : 0 }, "schema" : "https://github.com/citation-style-language/schema/raw/master/csl-citation.json" }</w:instrText>
      </w:r>
      <w:r w:rsidR="001A79C3">
        <w:rPr>
          <w:b/>
          <w:sz w:val="24"/>
          <w:szCs w:val="24"/>
        </w:rPr>
        <w:fldChar w:fldCharType="separate"/>
      </w:r>
      <w:r w:rsidR="001A79C3" w:rsidRPr="001A79C3">
        <w:rPr>
          <w:noProof/>
          <w:sz w:val="24"/>
          <w:szCs w:val="24"/>
        </w:rPr>
        <w:t>(Omran 1971)</w:t>
      </w:r>
      <w:r w:rsidR="001A79C3">
        <w:rPr>
          <w:b/>
          <w:sz w:val="24"/>
          <w:szCs w:val="24"/>
        </w:rPr>
        <w:fldChar w:fldCharType="end"/>
      </w:r>
      <w:r w:rsidR="001A79C3">
        <w:rPr>
          <w:sz w:val="24"/>
          <w:szCs w:val="24"/>
        </w:rPr>
        <w:t xml:space="preserve">. While medical improvements </w:t>
      </w:r>
      <w:r w:rsidR="00AB31B9">
        <w:rPr>
          <w:sz w:val="24"/>
          <w:szCs w:val="24"/>
        </w:rPr>
        <w:t xml:space="preserve">have helped </w:t>
      </w:r>
      <w:r w:rsidR="00330366">
        <w:rPr>
          <w:sz w:val="24"/>
          <w:szCs w:val="24"/>
        </w:rPr>
        <w:t xml:space="preserve">to </w:t>
      </w:r>
      <w:r w:rsidR="00AB31B9">
        <w:rPr>
          <w:sz w:val="24"/>
          <w:szCs w:val="24"/>
        </w:rPr>
        <w:t xml:space="preserve">treat ill health and disease, improvements in population health have been largely driven by </w:t>
      </w:r>
      <w:r w:rsidR="00E321AA">
        <w:rPr>
          <w:sz w:val="24"/>
          <w:szCs w:val="24"/>
        </w:rPr>
        <w:t>better sanitation, education</w:t>
      </w:r>
      <w:r w:rsidR="00AB31B9">
        <w:rPr>
          <w:sz w:val="24"/>
          <w:szCs w:val="24"/>
        </w:rPr>
        <w:t xml:space="preserve"> and </w:t>
      </w:r>
      <w:r w:rsidR="00E321AA">
        <w:rPr>
          <w:sz w:val="24"/>
          <w:szCs w:val="24"/>
        </w:rPr>
        <w:t xml:space="preserve">general </w:t>
      </w:r>
      <w:r w:rsidR="00AB31B9">
        <w:rPr>
          <w:sz w:val="24"/>
          <w:szCs w:val="24"/>
        </w:rPr>
        <w:t xml:space="preserve">rising standards of living </w:t>
      </w:r>
      <w:r w:rsidR="00AB31B9">
        <w:rPr>
          <w:sz w:val="24"/>
          <w:szCs w:val="24"/>
        </w:rPr>
        <w:fldChar w:fldCharType="begin" w:fldLock="1"/>
      </w:r>
      <w:r w:rsidR="001A79C3">
        <w:rPr>
          <w:sz w:val="24"/>
          <w:szCs w:val="24"/>
        </w:rPr>
        <w:instrText>ADDIN CSL_CITATION { "citationItems" : [ { "id" : "ITEM-1", "itemData" : { "DOI" : "10.2105/AJPH.2005.084848", "author" : [ { "dropping-particle" : "", "family" : "Woolf", "given" : "Steven H", "non-dropping-particle" : "", "parse-names" : false, "suffix" : "" }, { "dropping-particle" : "", "family" : "Johnson", "given" : "Robert E", "non-dropping-particle" : "", "parse-names" : false, "suffix" : "" }, { "dropping-particle" : "", "family" : "Phillips", "given" : "Robert L", "non-dropping-particle" : "", "parse-names" : false, "suffix" : "" }, { "dropping-particle" : "", "family" : "Philipsen", "given" : "Maike", "non-dropping-particle" : "", "parse-names" : false, "suffix" : "" } ], "container-title" : "American Journal of Public Health", "id" : "ITEM-1", "issue" : "4", "issued" : { "date-parts" : [ [ "2007" ] ] }, "page" : "679-683", "title" : "Giving Everyone the Health of the Educated : An Examination of Whether Social Change Would Save More Lives Than Medical Advances", "type" : "article-journal", "volume" : "97" }, "uris" : [ "http://www.mendeley.com/documents/?uuid=77ccd20e-227d-4dc9-94fd-903b09575d22" ] } ], "mendeley" : { "formattedCitation" : "(Woolf et al. 2007)", "plainTextFormattedCitation" : "(Woolf et al. 2007)", "previouslyFormattedCitation" : "(Woolf et al. 2007)" }, "properties" : { "noteIndex" : 0 }, "schema" : "https://github.com/citation-style-language/schema/raw/master/csl-citation.json" }</w:instrText>
      </w:r>
      <w:r w:rsidR="00AB31B9">
        <w:rPr>
          <w:sz w:val="24"/>
          <w:szCs w:val="24"/>
        </w:rPr>
        <w:fldChar w:fldCharType="separate"/>
      </w:r>
      <w:r w:rsidR="00AB31B9" w:rsidRPr="00AB31B9">
        <w:rPr>
          <w:noProof/>
          <w:sz w:val="24"/>
          <w:szCs w:val="24"/>
        </w:rPr>
        <w:t>(Woolf et al. 2007)</w:t>
      </w:r>
      <w:r w:rsidR="00AB31B9">
        <w:rPr>
          <w:sz w:val="24"/>
          <w:szCs w:val="24"/>
        </w:rPr>
        <w:fldChar w:fldCharType="end"/>
      </w:r>
      <w:r w:rsidR="00AB31B9">
        <w:rPr>
          <w:sz w:val="24"/>
          <w:szCs w:val="24"/>
        </w:rPr>
        <w:t>.</w:t>
      </w:r>
      <w:r>
        <w:rPr>
          <w:sz w:val="24"/>
          <w:szCs w:val="24"/>
        </w:rPr>
        <w:t xml:space="preserve"> </w:t>
      </w:r>
      <w:r w:rsidR="00CA3FBA">
        <w:rPr>
          <w:sz w:val="24"/>
          <w:szCs w:val="24"/>
        </w:rPr>
        <w:t xml:space="preserve">As a result, </w:t>
      </w:r>
      <w:r w:rsidR="00281CD5">
        <w:rPr>
          <w:sz w:val="24"/>
          <w:szCs w:val="24"/>
        </w:rPr>
        <w:t>age specific mortality rates</w:t>
      </w:r>
      <w:r w:rsidR="00CA3FBA">
        <w:rPr>
          <w:sz w:val="24"/>
          <w:szCs w:val="24"/>
        </w:rPr>
        <w:t xml:space="preserve"> have been falling consistently </w:t>
      </w:r>
      <w:r w:rsidR="00281CD5">
        <w:rPr>
          <w:sz w:val="24"/>
          <w:szCs w:val="24"/>
        </w:rPr>
        <w:t xml:space="preserve">throughout </w:t>
      </w:r>
      <w:r w:rsidR="00CA3FBA">
        <w:rPr>
          <w:sz w:val="24"/>
          <w:szCs w:val="24"/>
        </w:rPr>
        <w:t xml:space="preserve">the </w:t>
      </w:r>
      <w:r w:rsidR="00FD5596">
        <w:rPr>
          <w:sz w:val="24"/>
          <w:szCs w:val="24"/>
        </w:rPr>
        <w:t>20</w:t>
      </w:r>
      <w:r w:rsidR="00FD5596" w:rsidRPr="00FD5596">
        <w:rPr>
          <w:sz w:val="24"/>
          <w:szCs w:val="24"/>
          <w:vertAlign w:val="superscript"/>
        </w:rPr>
        <w:t>th</w:t>
      </w:r>
      <w:r w:rsidR="00FD5596">
        <w:rPr>
          <w:sz w:val="24"/>
          <w:szCs w:val="24"/>
        </w:rPr>
        <w:t xml:space="preserve"> C</w:t>
      </w:r>
      <w:r w:rsidR="00CA3FBA">
        <w:rPr>
          <w:sz w:val="24"/>
          <w:szCs w:val="24"/>
        </w:rPr>
        <w:t>entury</w:t>
      </w:r>
      <w:r w:rsidR="00FD5596">
        <w:rPr>
          <w:sz w:val="24"/>
          <w:szCs w:val="24"/>
        </w:rPr>
        <w:t xml:space="preserve"> and beyond</w:t>
      </w:r>
      <w:r w:rsidR="00E321AA">
        <w:rPr>
          <w:sz w:val="24"/>
          <w:szCs w:val="24"/>
        </w:rPr>
        <w:t xml:space="preserve"> in all affluent countries</w:t>
      </w:r>
      <w:r w:rsidR="00FD5596">
        <w:rPr>
          <w:sz w:val="24"/>
          <w:szCs w:val="24"/>
        </w:rPr>
        <w:t xml:space="preserve"> </w:t>
      </w:r>
      <w:r w:rsidR="00FD5596">
        <w:rPr>
          <w:sz w:val="24"/>
          <w:szCs w:val="24"/>
        </w:rPr>
        <w:fldChar w:fldCharType="begin" w:fldLock="1"/>
      </w:r>
      <w:r w:rsidR="00BF1624">
        <w:rPr>
          <w:sz w:val="24"/>
          <w:szCs w:val="24"/>
        </w:rPr>
        <w:instrText>ADDIN CSL_CITATION { "citationItems" : [ { "id" : "ITEM-1", "itemData" : { "DOI" : "10.1093/ije/dyt115", "author" : [ { "dropping-particle" : "", "family" : "Minton", "given" : "Jonathan", "non-dropping-particle" : "", "parse-names" : false, "suffix" : "" }, { "dropping-particle" : "", "family" : "Vanderbloemen", "given" : "Laura", "non-dropping-particle" : "", "parse-names" : false, "suffix" : "" }, { "dropping-particle" : "", "family" : "Dorling", "given" : "Danny", "non-dropping-particle" : "", "parse-names" : false, "suffix" : "" } ], "container-title" : "International Journal of Epidemiology", "id" : "ITEM-1", "issued" : { "date-parts" : [ [ "2013" ] ] }, "page" : "1164-1176", "title" : "Visualizing Europe\u2019s demographic scars with coplots and contour plots", "type" : "article-journal", "volume" : "42" }, "uris" : [ "http://www.mendeley.com/documents/?uuid=8cf49f89-e7a2-4ab3-b250-6add87807978" ] } ], "mendeley" : { "formattedCitation" : "(Minton et al. 2013)", "plainTextFormattedCitation" : "(Minton et al. 2013)", "previouslyFormattedCitation" : "(Minton et al. 2013)" }, "properties" : { "noteIndex" : 0 }, "schema" : "https://github.com/citation-style-language/schema/raw/master/csl-citation.json" }</w:instrText>
      </w:r>
      <w:r w:rsidR="00FD5596">
        <w:rPr>
          <w:sz w:val="24"/>
          <w:szCs w:val="24"/>
        </w:rPr>
        <w:fldChar w:fldCharType="separate"/>
      </w:r>
      <w:r w:rsidR="00FD5596" w:rsidRPr="00FD5596">
        <w:rPr>
          <w:noProof/>
          <w:sz w:val="24"/>
          <w:szCs w:val="24"/>
        </w:rPr>
        <w:t>(Minton et al. 2013)</w:t>
      </w:r>
      <w:r w:rsidR="00FD5596">
        <w:rPr>
          <w:sz w:val="24"/>
          <w:szCs w:val="24"/>
        </w:rPr>
        <w:fldChar w:fldCharType="end"/>
      </w:r>
      <w:ins w:id="42" w:author="Jonathan Minton" w:date="2016-07-28T15:22:00Z">
        <w:r w:rsidR="00BF324E">
          <w:rPr>
            <w:sz w:val="24"/>
            <w:szCs w:val="24"/>
          </w:rPr>
          <w:t>, delaying ever longer the inevitable trip to the morgue.</w:t>
        </w:r>
      </w:ins>
      <w:del w:id="43" w:author="Jonathan Minton" w:date="2016-07-28T15:22:00Z">
        <w:r w:rsidR="00CA3FBA" w:rsidDel="00BF324E">
          <w:rPr>
            <w:sz w:val="24"/>
            <w:szCs w:val="24"/>
          </w:rPr>
          <w:delText xml:space="preserve">. </w:delText>
        </w:r>
      </w:del>
    </w:p>
    <w:p w14:paraId="758111CD" w14:textId="4E818E77" w:rsidR="00831620" w:rsidRDefault="00FD5596" w:rsidP="00AD4181">
      <w:pPr>
        <w:spacing w:line="480" w:lineRule="auto"/>
        <w:rPr>
          <w:sz w:val="24"/>
          <w:szCs w:val="24"/>
        </w:rPr>
      </w:pPr>
      <w:r>
        <w:rPr>
          <w:sz w:val="24"/>
          <w:szCs w:val="24"/>
        </w:rPr>
        <w:t xml:space="preserve">The 2008 Great Recession saw worldwide economic decline on a scale not </w:t>
      </w:r>
      <w:del w:id="44" w:author="Danny Dorling" w:date="2016-08-05T15:04:00Z">
        <w:r w:rsidDel="0043492B">
          <w:rPr>
            <w:sz w:val="24"/>
            <w:szCs w:val="24"/>
          </w:rPr>
          <w:delText xml:space="preserve">seen </w:delText>
        </w:r>
      </w:del>
      <w:ins w:id="45" w:author="Danny Dorling" w:date="2016-08-05T15:04:00Z">
        <w:r w:rsidR="0043492B">
          <w:rPr>
            <w:sz w:val="24"/>
            <w:szCs w:val="24"/>
          </w:rPr>
          <w:t xml:space="preserve">observed in the UK </w:t>
        </w:r>
      </w:ins>
      <w:r>
        <w:rPr>
          <w:sz w:val="24"/>
          <w:szCs w:val="24"/>
        </w:rPr>
        <w:t>since the Great Depression</w:t>
      </w:r>
      <w:ins w:id="46" w:author="Danny Dorling" w:date="2016-08-05T15:05:00Z">
        <w:r w:rsidR="0043492B">
          <w:rPr>
            <w:sz w:val="24"/>
            <w:szCs w:val="24"/>
          </w:rPr>
          <w:t xml:space="preserve"> that began in 1929</w:t>
        </w:r>
      </w:ins>
      <w:r>
        <w:rPr>
          <w:sz w:val="24"/>
          <w:szCs w:val="24"/>
        </w:rPr>
        <w:t xml:space="preserve">. Many governments (including </w:t>
      </w:r>
      <w:r w:rsidR="00E321AA">
        <w:rPr>
          <w:sz w:val="24"/>
          <w:szCs w:val="24"/>
        </w:rPr>
        <w:t xml:space="preserve">that of </w:t>
      </w:r>
      <w:r>
        <w:rPr>
          <w:sz w:val="24"/>
          <w:szCs w:val="24"/>
        </w:rPr>
        <w:t xml:space="preserve">the UK) responded by cutting the size of the state under the assumption that </w:t>
      </w:r>
      <w:ins w:id="47" w:author="Jonathan Minton" w:date="2016-07-28T15:23:00Z">
        <w:r w:rsidR="00BF324E">
          <w:rPr>
            <w:sz w:val="24"/>
            <w:szCs w:val="24"/>
          </w:rPr>
          <w:t xml:space="preserve">lower public expenditure would lower public debt, leading to lower </w:t>
        </w:r>
      </w:ins>
      <w:del w:id="48" w:author="Jonathan Minton" w:date="2016-07-28T15:23:00Z">
        <w:r w:rsidR="00BF1624" w:rsidDel="00BF324E">
          <w:rPr>
            <w:sz w:val="24"/>
            <w:szCs w:val="24"/>
          </w:rPr>
          <w:delText>fewer expenses</w:delText>
        </w:r>
        <w:r w:rsidR="00E321AA" w:rsidDel="00BF324E">
          <w:rPr>
            <w:sz w:val="24"/>
            <w:szCs w:val="24"/>
          </w:rPr>
          <w:delText xml:space="preserve">, and hence lower </w:delText>
        </w:r>
      </w:del>
      <w:r w:rsidR="00E321AA">
        <w:rPr>
          <w:sz w:val="24"/>
          <w:szCs w:val="24"/>
        </w:rPr>
        <w:t>taxation (especially corporation tax)</w:t>
      </w:r>
      <w:del w:id="49" w:author="Jonathan Minton" w:date="2016-07-28T15:24:00Z">
        <w:r w:rsidR="00831620" w:rsidDel="00BF324E">
          <w:rPr>
            <w:sz w:val="24"/>
            <w:szCs w:val="24"/>
          </w:rPr>
          <w:delText>,</w:delText>
        </w:r>
        <w:r w:rsidR="00BF1624" w:rsidDel="00BF324E">
          <w:rPr>
            <w:sz w:val="24"/>
            <w:szCs w:val="24"/>
          </w:rPr>
          <w:delText xml:space="preserve"> w</w:delText>
        </w:r>
        <w:r w:rsidR="00E321AA" w:rsidDel="00BF324E">
          <w:rPr>
            <w:sz w:val="24"/>
            <w:szCs w:val="24"/>
          </w:rPr>
          <w:delText>ould have</w:delText>
        </w:r>
        <w:r w:rsidR="00BF1624" w:rsidDel="00BF324E">
          <w:rPr>
            <w:sz w:val="24"/>
            <w:szCs w:val="24"/>
          </w:rPr>
          <w:delText xml:space="preserve"> </w:delText>
        </w:r>
      </w:del>
      <w:ins w:id="50" w:author="Jonathan Minton" w:date="2016-07-28T15:24:00Z">
        <w:r w:rsidR="00BF324E">
          <w:rPr>
            <w:sz w:val="24"/>
            <w:szCs w:val="24"/>
          </w:rPr>
          <w:t xml:space="preserve"> and so increased </w:t>
        </w:r>
      </w:ins>
      <w:del w:id="51" w:author="Jonathan Minton" w:date="2016-07-28T15:24:00Z">
        <w:r w:rsidR="00BF1624" w:rsidDel="00BF324E">
          <w:rPr>
            <w:sz w:val="24"/>
            <w:szCs w:val="24"/>
          </w:rPr>
          <w:delText>encourage</w:delText>
        </w:r>
        <w:r w:rsidR="00E321AA" w:rsidDel="00BF324E">
          <w:rPr>
            <w:sz w:val="24"/>
            <w:szCs w:val="24"/>
          </w:rPr>
          <w:delText>d</w:delText>
        </w:r>
        <w:r w:rsidR="00BF1624" w:rsidDel="00BF324E">
          <w:rPr>
            <w:sz w:val="24"/>
            <w:szCs w:val="24"/>
          </w:rPr>
          <w:delText xml:space="preserve"> </w:delText>
        </w:r>
      </w:del>
      <w:r w:rsidR="00BF1624">
        <w:rPr>
          <w:sz w:val="24"/>
          <w:szCs w:val="24"/>
        </w:rPr>
        <w:t>economic growth</w:t>
      </w:r>
      <w:r>
        <w:rPr>
          <w:sz w:val="24"/>
          <w:szCs w:val="24"/>
        </w:rPr>
        <w:t>.</w:t>
      </w:r>
      <w:ins w:id="52" w:author="Danny Dorling" w:date="2016-08-05T15:05:00Z">
        <w:r w:rsidR="0043492B">
          <w:rPr>
            <w:sz w:val="24"/>
            <w:szCs w:val="24"/>
          </w:rPr>
          <w:t xml:space="preserve"> Other countries such as Finland, </w:t>
        </w:r>
      </w:ins>
      <w:ins w:id="53" w:author="Danny Dorling" w:date="2016-08-05T15:06:00Z">
        <w:r w:rsidR="0043492B">
          <w:rPr>
            <w:sz w:val="24"/>
            <w:szCs w:val="24"/>
          </w:rPr>
          <w:t xml:space="preserve">France, Denmark, Norway, Sweden and Japan increased the proportion of their GDP spent on public services to mitigate </w:t>
        </w:r>
      </w:ins>
      <w:ins w:id="54" w:author="Danny Dorling" w:date="2016-08-05T15:07:00Z">
        <w:r w:rsidR="0043492B">
          <w:rPr>
            <w:sz w:val="24"/>
            <w:szCs w:val="24"/>
          </w:rPr>
          <w:t>the</w:t>
        </w:r>
      </w:ins>
      <w:ins w:id="55" w:author="Danny Dorling" w:date="2016-08-05T15:06:00Z">
        <w:r w:rsidR="0043492B">
          <w:rPr>
            <w:sz w:val="24"/>
            <w:szCs w:val="24"/>
          </w:rPr>
          <w:t xml:space="preserve"> </w:t>
        </w:r>
      </w:ins>
      <w:ins w:id="56" w:author="Danny Dorling" w:date="2016-08-05T15:07:00Z">
        <w:r w:rsidR="0043492B">
          <w:rPr>
            <w:sz w:val="24"/>
            <w:szCs w:val="24"/>
          </w:rPr>
          <w:t>effects of GDP falling (see Figure 2 in Dorling, 2016</w:t>
        </w:r>
      </w:ins>
      <w:ins w:id="57" w:author="Danny Dorling" w:date="2016-08-05T15:44:00Z">
        <w:r w:rsidR="00826AD1">
          <w:rPr>
            <w:sz w:val="24"/>
            <w:szCs w:val="24"/>
          </w:rPr>
          <w:t>a</w:t>
        </w:r>
      </w:ins>
      <w:ins w:id="58" w:author="Danny Dorling" w:date="2016-08-05T15:07:00Z">
        <w:r w:rsidR="0043492B">
          <w:rPr>
            <w:sz w:val="24"/>
            <w:szCs w:val="24"/>
          </w:rPr>
          <w:t>)</w:t>
        </w:r>
      </w:ins>
      <w:ins w:id="59" w:author="Danny Dorling" w:date="2016-08-05T15:11:00Z">
        <w:r w:rsidR="0043492B">
          <w:rPr>
            <w:sz w:val="24"/>
            <w:szCs w:val="24"/>
          </w:rPr>
          <w:t>.</w:t>
        </w:r>
      </w:ins>
      <w:r>
        <w:rPr>
          <w:sz w:val="24"/>
          <w:szCs w:val="24"/>
        </w:rPr>
        <w:t xml:space="preserve"> </w:t>
      </w:r>
      <w:r w:rsidR="00BF1624">
        <w:rPr>
          <w:sz w:val="24"/>
          <w:szCs w:val="24"/>
        </w:rPr>
        <w:t>The</w:t>
      </w:r>
      <w:r w:rsidR="00E321AA">
        <w:rPr>
          <w:sz w:val="24"/>
          <w:szCs w:val="24"/>
        </w:rPr>
        <w:t xml:space="preserve"> resulting</w:t>
      </w:r>
      <w:r w:rsidR="00BF1624">
        <w:rPr>
          <w:sz w:val="24"/>
          <w:szCs w:val="24"/>
        </w:rPr>
        <w:t xml:space="preserve"> changes to society </w:t>
      </w:r>
      <w:ins w:id="60" w:author="Danny Dorling" w:date="2016-08-05T15:11:00Z">
        <w:r w:rsidR="0043492B">
          <w:rPr>
            <w:sz w:val="24"/>
            <w:szCs w:val="24"/>
          </w:rPr>
          <w:t xml:space="preserve">in those countries that chose to cut public spending the most </w:t>
        </w:r>
      </w:ins>
      <w:r w:rsidR="00BF1624">
        <w:rPr>
          <w:sz w:val="24"/>
          <w:szCs w:val="24"/>
        </w:rPr>
        <w:t xml:space="preserve">were all encompassing, affecting everyone </w:t>
      </w:r>
      <w:r w:rsidR="00330366">
        <w:rPr>
          <w:sz w:val="24"/>
          <w:szCs w:val="24"/>
        </w:rPr>
        <w:t>(although some more than others</w:t>
      </w:r>
      <w:r w:rsidR="00BF1624">
        <w:rPr>
          <w:sz w:val="24"/>
          <w:szCs w:val="24"/>
        </w:rPr>
        <w:t>).</w:t>
      </w:r>
      <w:ins w:id="61" w:author="Danny Dorling" w:date="2016-08-05T15:12:00Z">
        <w:r w:rsidR="0043492B">
          <w:rPr>
            <w:sz w:val="24"/>
            <w:szCs w:val="24"/>
          </w:rPr>
          <w:t xml:space="preserve"> The only country to cut spending more than the UK was Ireland which consequently again experienced high rates of </w:t>
        </w:r>
      </w:ins>
      <w:ins w:id="62" w:author="Danny Dorling" w:date="2016-08-05T15:13:00Z">
        <w:r w:rsidR="0043492B">
          <w:rPr>
            <w:sz w:val="24"/>
            <w:szCs w:val="24"/>
          </w:rPr>
          <w:t>emigration</w:t>
        </w:r>
      </w:ins>
      <w:ins w:id="63" w:author="Danny Dorling" w:date="2016-08-05T15:12:00Z">
        <w:r w:rsidR="0043492B">
          <w:rPr>
            <w:sz w:val="24"/>
            <w:szCs w:val="24"/>
          </w:rPr>
          <w:t xml:space="preserve"> (Dorling, </w:t>
        </w:r>
        <w:r w:rsidR="0043492B" w:rsidRPr="0043492B">
          <w:rPr>
            <w:i/>
            <w:sz w:val="24"/>
            <w:szCs w:val="24"/>
            <w:rPrChange w:id="64" w:author="Danny Dorling" w:date="2016-08-05T15:12:00Z">
              <w:rPr>
                <w:sz w:val="24"/>
                <w:szCs w:val="24"/>
              </w:rPr>
            </w:rPrChange>
          </w:rPr>
          <w:t>ibid</w:t>
        </w:r>
        <w:r w:rsidR="0043492B">
          <w:rPr>
            <w:sz w:val="24"/>
            <w:szCs w:val="24"/>
          </w:rPr>
          <w:t xml:space="preserve">). </w:t>
        </w:r>
      </w:ins>
      <w:r w:rsidR="00BF1624">
        <w:rPr>
          <w:sz w:val="24"/>
          <w:szCs w:val="24"/>
        </w:rPr>
        <w:t xml:space="preserve"> </w:t>
      </w:r>
      <w:r w:rsidR="00831620">
        <w:rPr>
          <w:sz w:val="24"/>
          <w:szCs w:val="24"/>
        </w:rPr>
        <w:t xml:space="preserve">In </w:t>
      </w:r>
      <w:r w:rsidR="00831620">
        <w:rPr>
          <w:sz w:val="24"/>
          <w:szCs w:val="24"/>
        </w:rPr>
        <w:lastRenderedPageBreak/>
        <w:t>England and Wales, u</w:t>
      </w:r>
      <w:r w:rsidR="00E321AA">
        <w:rPr>
          <w:sz w:val="24"/>
          <w:szCs w:val="24"/>
        </w:rPr>
        <w:t>niversity students suddenly had to take on great debts to study</w:t>
      </w:r>
      <w:ins w:id="65" w:author="Danny Dorling" w:date="2016-08-05T15:13:00Z">
        <w:r w:rsidR="0043492B">
          <w:rPr>
            <w:sz w:val="24"/>
            <w:szCs w:val="24"/>
          </w:rPr>
          <w:t xml:space="preserve"> (three times the pre-2012 </w:t>
        </w:r>
        <w:del w:id="66" w:author="Jonathan Minton" w:date="2016-08-05T16:32:00Z">
          <w:r w:rsidR="0043492B" w:rsidDel="001520AE">
            <w:rPr>
              <w:sz w:val="24"/>
              <w:szCs w:val="24"/>
            </w:rPr>
            <w:delText>levesl</w:delText>
          </w:r>
        </w:del>
      </w:ins>
      <w:ins w:id="67" w:author="Jonathan Minton" w:date="2016-08-05T16:32:00Z">
        <w:r w:rsidR="001520AE">
          <w:rPr>
            <w:sz w:val="24"/>
            <w:szCs w:val="24"/>
          </w:rPr>
          <w:t>levels</w:t>
        </w:r>
      </w:ins>
      <w:ins w:id="68" w:author="Danny Dorling" w:date="2016-08-05T15:13:00Z">
        <w:r w:rsidR="0043492B">
          <w:rPr>
            <w:sz w:val="24"/>
            <w:szCs w:val="24"/>
          </w:rPr>
          <w:t>)</w:t>
        </w:r>
      </w:ins>
      <w:r w:rsidR="00E321AA">
        <w:rPr>
          <w:sz w:val="24"/>
          <w:szCs w:val="24"/>
        </w:rPr>
        <w:t xml:space="preserve">, more affluent parents saw their child allowances withdrawn, </w:t>
      </w:r>
      <w:ins w:id="69" w:author="Danny Dorling" w:date="2016-08-05T15:13:00Z">
        <w:r w:rsidR="0043492B">
          <w:rPr>
            <w:sz w:val="24"/>
            <w:szCs w:val="24"/>
          </w:rPr>
          <w:t xml:space="preserve">but it was the </w:t>
        </w:r>
      </w:ins>
      <w:r w:rsidR="00E321AA">
        <w:rPr>
          <w:sz w:val="24"/>
          <w:szCs w:val="24"/>
        </w:rPr>
        <w:t xml:space="preserve">services mainly used by poor people were cut most severely. </w:t>
      </w:r>
    </w:p>
    <w:p w14:paraId="51F2F429" w14:textId="002F33F7" w:rsidR="00563504" w:rsidRDefault="00831620" w:rsidP="005E7208">
      <w:pPr>
        <w:spacing w:line="480" w:lineRule="auto"/>
        <w:rPr>
          <w:sz w:val="24"/>
          <w:szCs w:val="24"/>
        </w:rPr>
      </w:pPr>
      <w:r>
        <w:rPr>
          <w:sz w:val="24"/>
          <w:szCs w:val="24"/>
        </w:rPr>
        <w:t xml:space="preserve">Given the widespread societal change, </w:t>
      </w:r>
      <w:r w:rsidR="00FD5596">
        <w:rPr>
          <w:sz w:val="24"/>
          <w:szCs w:val="24"/>
        </w:rPr>
        <w:t>what does the geography of mortal</w:t>
      </w:r>
      <w:r w:rsidR="00BF1624">
        <w:rPr>
          <w:sz w:val="24"/>
          <w:szCs w:val="24"/>
        </w:rPr>
        <w:t xml:space="preserve">ity look like in this new </w:t>
      </w:r>
      <w:r w:rsidR="00330366">
        <w:rPr>
          <w:sz w:val="24"/>
          <w:szCs w:val="24"/>
        </w:rPr>
        <w:t>austerity</w:t>
      </w:r>
      <w:r w:rsidR="00BF1624">
        <w:rPr>
          <w:sz w:val="24"/>
          <w:szCs w:val="24"/>
        </w:rPr>
        <w:t xml:space="preserve"> society?</w:t>
      </w:r>
      <w:r>
        <w:rPr>
          <w:sz w:val="24"/>
          <w:szCs w:val="24"/>
        </w:rPr>
        <w:t xml:space="preserve"> </w:t>
      </w:r>
      <w:r w:rsidR="00E84E4E">
        <w:rPr>
          <w:sz w:val="24"/>
          <w:szCs w:val="24"/>
        </w:rPr>
        <w:t xml:space="preserve">In our study, we present evidence that </w:t>
      </w:r>
      <w:r w:rsidR="005E6A01">
        <w:rPr>
          <w:sz w:val="24"/>
          <w:szCs w:val="24"/>
        </w:rPr>
        <w:t>longstanding mortality rate declines</w:t>
      </w:r>
      <w:r w:rsidR="00D05D8A">
        <w:rPr>
          <w:sz w:val="24"/>
          <w:szCs w:val="24"/>
        </w:rPr>
        <w:t xml:space="preserve"> reversed between 2014 and 2015. </w:t>
      </w:r>
      <w:r w:rsidR="00563504">
        <w:rPr>
          <w:sz w:val="24"/>
          <w:szCs w:val="24"/>
        </w:rPr>
        <w:t xml:space="preserve">We </w:t>
      </w:r>
      <w:r w:rsidR="003F017F">
        <w:rPr>
          <w:sz w:val="24"/>
          <w:szCs w:val="24"/>
        </w:rPr>
        <w:t xml:space="preserve">explore how these changes have occurred geographically, as well as examine possible correlates </w:t>
      </w:r>
      <w:r w:rsidR="001D18B5">
        <w:rPr>
          <w:sz w:val="24"/>
          <w:szCs w:val="24"/>
        </w:rPr>
        <w:t>of</w:t>
      </w:r>
      <w:r w:rsidR="003F017F">
        <w:rPr>
          <w:sz w:val="24"/>
          <w:szCs w:val="24"/>
        </w:rPr>
        <w:t xml:space="preserve"> these changes.</w:t>
      </w:r>
      <w:ins w:id="70" w:author="Danny Dorling" w:date="2016-08-05T15:14:00Z">
        <w:r w:rsidR="0077097D">
          <w:rPr>
            <w:sz w:val="24"/>
            <w:szCs w:val="24"/>
          </w:rPr>
          <w:t xml:space="preserve"> To date there is only one other published study of this </w:t>
        </w:r>
      </w:ins>
      <w:ins w:id="71" w:author="Danny Dorling" w:date="2016-08-05T15:15:00Z">
        <w:r w:rsidR="0077097D">
          <w:rPr>
            <w:sz w:val="24"/>
            <w:szCs w:val="24"/>
          </w:rPr>
          <w:t>rise that</w:t>
        </w:r>
      </w:ins>
      <w:ins w:id="72" w:author="Danny Dorling" w:date="2016-08-05T15:14:00Z">
        <w:r w:rsidR="0077097D">
          <w:rPr>
            <w:sz w:val="24"/>
            <w:szCs w:val="24"/>
          </w:rPr>
          <w:t xml:space="preserve"> finds a high degree of correlation in the cuts to income support and </w:t>
        </w:r>
      </w:ins>
      <w:ins w:id="73" w:author="Danny Dorling" w:date="2016-08-05T15:15:00Z">
        <w:r w:rsidR="0077097D">
          <w:rPr>
            <w:sz w:val="24"/>
            <w:szCs w:val="24"/>
          </w:rPr>
          <w:t>pensioner</w:t>
        </w:r>
      </w:ins>
      <w:ins w:id="74" w:author="Danny Dorling" w:date="2016-08-05T15:14:00Z">
        <w:r w:rsidR="0077097D">
          <w:rPr>
            <w:sz w:val="24"/>
            <w:szCs w:val="24"/>
          </w:rPr>
          <w:t xml:space="preserve"> credits </w:t>
        </w:r>
      </w:ins>
      <w:ins w:id="75" w:author="Danny Dorling" w:date="2016-08-05T15:15:00Z">
        <w:r w:rsidR="0077097D">
          <w:rPr>
            <w:sz w:val="24"/>
            <w:szCs w:val="24"/>
          </w:rPr>
          <w:t>and mortality in the years up to 2013</w:t>
        </w:r>
      </w:ins>
      <w:ins w:id="76" w:author="Danny Dorling" w:date="2016-08-05T15:16:00Z">
        <w:r w:rsidR="0077097D">
          <w:rPr>
            <w:sz w:val="24"/>
            <w:szCs w:val="24"/>
          </w:rPr>
          <w:t xml:space="preserve"> (Loopstra </w:t>
        </w:r>
        <w:r w:rsidR="0077097D" w:rsidRPr="0077097D">
          <w:rPr>
            <w:i/>
            <w:sz w:val="24"/>
            <w:szCs w:val="24"/>
            <w:rPrChange w:id="77" w:author="Danny Dorling" w:date="2016-08-05T15:16:00Z">
              <w:rPr>
                <w:sz w:val="24"/>
                <w:szCs w:val="24"/>
              </w:rPr>
            </w:rPrChange>
          </w:rPr>
          <w:t>et al.</w:t>
        </w:r>
        <w:r w:rsidR="0077097D">
          <w:rPr>
            <w:sz w:val="24"/>
            <w:szCs w:val="24"/>
          </w:rPr>
          <w:t xml:space="preserve"> 2016)</w:t>
        </w:r>
      </w:ins>
      <w:ins w:id="78" w:author="Danny Dorling" w:date="2016-08-05T15:15:00Z">
        <w:r w:rsidR="0077097D">
          <w:rPr>
            <w:sz w:val="24"/>
            <w:szCs w:val="24"/>
          </w:rPr>
          <w:t>. As yet no papers have been published on the further and faster rise in mortality that took place in 2015.</w:t>
        </w:r>
      </w:ins>
    </w:p>
    <w:p w14:paraId="4B45511C" w14:textId="77777777" w:rsidR="003D51E5" w:rsidRDefault="003D51E5" w:rsidP="005E7208">
      <w:pPr>
        <w:spacing w:line="480" w:lineRule="auto"/>
        <w:rPr>
          <w:sz w:val="24"/>
          <w:szCs w:val="24"/>
        </w:rPr>
      </w:pPr>
    </w:p>
    <w:p w14:paraId="3D4586B9" w14:textId="77777777" w:rsidR="005E7208" w:rsidRDefault="005E7208" w:rsidP="005E7208">
      <w:pPr>
        <w:spacing w:line="480" w:lineRule="auto"/>
        <w:rPr>
          <w:sz w:val="24"/>
          <w:szCs w:val="24"/>
        </w:rPr>
      </w:pPr>
      <w:r>
        <w:rPr>
          <w:b/>
          <w:sz w:val="24"/>
          <w:szCs w:val="24"/>
        </w:rPr>
        <w:t>Methodology</w:t>
      </w:r>
    </w:p>
    <w:p w14:paraId="684A7938" w14:textId="4148C0FF" w:rsidR="005E7208" w:rsidRDefault="003771A2" w:rsidP="005E7208">
      <w:pPr>
        <w:spacing w:line="480" w:lineRule="auto"/>
        <w:rPr>
          <w:sz w:val="24"/>
          <w:szCs w:val="24"/>
        </w:rPr>
      </w:pPr>
      <w:r>
        <w:rPr>
          <w:sz w:val="24"/>
          <w:szCs w:val="24"/>
        </w:rPr>
        <w:t>We use</w:t>
      </w:r>
      <w:r w:rsidR="00462BE8">
        <w:rPr>
          <w:sz w:val="24"/>
          <w:szCs w:val="24"/>
        </w:rPr>
        <w:t>d</w:t>
      </w:r>
      <w:r>
        <w:rPr>
          <w:sz w:val="24"/>
          <w:szCs w:val="24"/>
        </w:rPr>
        <w:t xml:space="preserve"> mid-year population estimates data </w:t>
      </w:r>
      <w:r w:rsidR="001D212E">
        <w:rPr>
          <w:sz w:val="24"/>
          <w:szCs w:val="24"/>
        </w:rPr>
        <w:t xml:space="preserve">for England and Wales </w:t>
      </w:r>
      <w:r>
        <w:rPr>
          <w:sz w:val="24"/>
          <w:szCs w:val="24"/>
        </w:rPr>
        <w:t>from the ONS</w:t>
      </w:r>
      <w:r>
        <w:rPr>
          <w:rStyle w:val="FootnoteReference"/>
          <w:sz w:val="24"/>
          <w:szCs w:val="24"/>
        </w:rPr>
        <w:footnoteReference w:id="1"/>
      </w:r>
      <w:r>
        <w:rPr>
          <w:sz w:val="24"/>
          <w:szCs w:val="24"/>
        </w:rPr>
        <w:t xml:space="preserve">. Annual data on mid-year </w:t>
      </w:r>
      <w:r w:rsidR="006E0368">
        <w:rPr>
          <w:sz w:val="24"/>
          <w:szCs w:val="24"/>
        </w:rPr>
        <w:t>(data for 1</w:t>
      </w:r>
      <w:r w:rsidR="006E0368" w:rsidRPr="006E0368">
        <w:rPr>
          <w:sz w:val="24"/>
          <w:szCs w:val="24"/>
          <w:vertAlign w:val="superscript"/>
        </w:rPr>
        <w:t>st</w:t>
      </w:r>
      <w:r w:rsidR="006E0368">
        <w:rPr>
          <w:sz w:val="24"/>
          <w:szCs w:val="24"/>
        </w:rPr>
        <w:t xml:space="preserve"> July to 30</w:t>
      </w:r>
      <w:r w:rsidR="006E0368" w:rsidRPr="006E0368">
        <w:rPr>
          <w:sz w:val="24"/>
          <w:szCs w:val="24"/>
          <w:vertAlign w:val="superscript"/>
        </w:rPr>
        <w:t>th</w:t>
      </w:r>
      <w:r w:rsidR="006E0368">
        <w:rPr>
          <w:sz w:val="24"/>
          <w:szCs w:val="24"/>
        </w:rPr>
        <w:t xml:space="preserve"> June) </w:t>
      </w:r>
      <w:r>
        <w:rPr>
          <w:sz w:val="24"/>
          <w:szCs w:val="24"/>
        </w:rPr>
        <w:t>population estimates for Local Authorities</w:t>
      </w:r>
      <w:r w:rsidR="00A05E3C">
        <w:rPr>
          <w:rStyle w:val="FootnoteReference"/>
          <w:sz w:val="24"/>
          <w:szCs w:val="24"/>
        </w:rPr>
        <w:footnoteReference w:id="2"/>
      </w:r>
      <w:r>
        <w:rPr>
          <w:sz w:val="24"/>
          <w:szCs w:val="24"/>
        </w:rPr>
        <w:t xml:space="preserve"> are provided</w:t>
      </w:r>
      <w:r w:rsidR="008B0592">
        <w:rPr>
          <w:sz w:val="24"/>
          <w:szCs w:val="24"/>
        </w:rPr>
        <w:t xml:space="preserve"> (n</w:t>
      </w:r>
      <w:r w:rsidR="00B8186D">
        <w:rPr>
          <w:sz w:val="24"/>
          <w:szCs w:val="24"/>
        </w:rPr>
        <w:t xml:space="preserve"> </w:t>
      </w:r>
      <w:r w:rsidR="008B0592">
        <w:rPr>
          <w:sz w:val="24"/>
          <w:szCs w:val="24"/>
        </w:rPr>
        <w:t>=</w:t>
      </w:r>
      <w:r w:rsidR="00B8186D">
        <w:rPr>
          <w:sz w:val="24"/>
          <w:szCs w:val="24"/>
        </w:rPr>
        <w:t xml:space="preserve"> </w:t>
      </w:r>
      <w:r w:rsidR="008B0592">
        <w:rPr>
          <w:sz w:val="24"/>
          <w:szCs w:val="24"/>
        </w:rPr>
        <w:t>348</w:t>
      </w:r>
      <w:r w:rsidR="0074170E">
        <w:rPr>
          <w:sz w:val="24"/>
          <w:szCs w:val="24"/>
        </w:rPr>
        <w:t xml:space="preserve">, mean population size in 2015 </w:t>
      </w:r>
      <w:r w:rsidR="00831620">
        <w:rPr>
          <w:sz w:val="24"/>
          <w:szCs w:val="24"/>
        </w:rPr>
        <w:t xml:space="preserve">was </w:t>
      </w:r>
      <w:r w:rsidR="0074170E">
        <w:rPr>
          <w:sz w:val="24"/>
          <w:szCs w:val="24"/>
        </w:rPr>
        <w:t>166,337</w:t>
      </w:r>
      <w:r w:rsidR="008B0592">
        <w:rPr>
          <w:sz w:val="24"/>
          <w:szCs w:val="24"/>
        </w:rPr>
        <w:t>)</w:t>
      </w:r>
      <w:r>
        <w:rPr>
          <w:sz w:val="24"/>
          <w:szCs w:val="24"/>
        </w:rPr>
        <w:t xml:space="preserve">, and the dataset includes </w:t>
      </w:r>
      <w:r w:rsidR="00831620">
        <w:rPr>
          <w:sz w:val="24"/>
          <w:szCs w:val="24"/>
        </w:rPr>
        <w:t>death counts</w:t>
      </w:r>
      <w:r>
        <w:rPr>
          <w:sz w:val="24"/>
          <w:szCs w:val="24"/>
        </w:rPr>
        <w:t xml:space="preserve"> as well</w:t>
      </w:r>
      <w:r w:rsidR="00A05E3C">
        <w:rPr>
          <w:sz w:val="24"/>
          <w:szCs w:val="24"/>
        </w:rPr>
        <w:t xml:space="preserve">. </w:t>
      </w:r>
      <w:r>
        <w:rPr>
          <w:sz w:val="24"/>
          <w:szCs w:val="24"/>
        </w:rPr>
        <w:t xml:space="preserve">Data are supplied by sex and </w:t>
      </w:r>
      <w:r w:rsidR="00E3333F">
        <w:rPr>
          <w:sz w:val="24"/>
          <w:szCs w:val="24"/>
        </w:rPr>
        <w:t>single year ages (5 year age bands were used to reduce small number issues)</w:t>
      </w:r>
      <w:r w:rsidR="00A05E3C">
        <w:rPr>
          <w:sz w:val="24"/>
          <w:szCs w:val="24"/>
        </w:rPr>
        <w:t>. W</w:t>
      </w:r>
      <w:r w:rsidR="005476A9">
        <w:rPr>
          <w:sz w:val="24"/>
          <w:szCs w:val="24"/>
        </w:rPr>
        <w:t xml:space="preserve">e focus mostly on old age mortality for </w:t>
      </w:r>
      <w:r w:rsidR="006E0368">
        <w:rPr>
          <w:sz w:val="24"/>
          <w:szCs w:val="24"/>
        </w:rPr>
        <w:t xml:space="preserve">the </w:t>
      </w:r>
      <w:r w:rsidR="005476A9">
        <w:rPr>
          <w:sz w:val="24"/>
          <w:szCs w:val="24"/>
        </w:rPr>
        <w:t>age bands 80-84, 85-89 and 90+</w:t>
      </w:r>
      <w:r w:rsidR="00A05E3C">
        <w:rPr>
          <w:sz w:val="24"/>
          <w:szCs w:val="24"/>
        </w:rPr>
        <w:t xml:space="preserve"> because at these ages mortality rates are greatest</w:t>
      </w:r>
      <w:r w:rsidR="006B6E6B">
        <w:rPr>
          <w:sz w:val="24"/>
          <w:szCs w:val="24"/>
        </w:rPr>
        <w:t xml:space="preserve"> (i.e. patterns </w:t>
      </w:r>
      <w:r w:rsidR="006B6E6B">
        <w:rPr>
          <w:sz w:val="24"/>
          <w:szCs w:val="24"/>
        </w:rPr>
        <w:lastRenderedPageBreak/>
        <w:t>are less likely to influenced by chance)</w:t>
      </w:r>
      <w:r w:rsidR="00A05E3C">
        <w:rPr>
          <w:sz w:val="24"/>
          <w:szCs w:val="24"/>
        </w:rPr>
        <w:t>, as is their dependence on health and social care services due to the risky burden of morbidity that inevitably comes with age</w:t>
      </w:r>
      <w:r>
        <w:rPr>
          <w:sz w:val="24"/>
          <w:szCs w:val="24"/>
        </w:rPr>
        <w:t xml:space="preserve">. We calculate age-specific rates by sex for Local Authorities by year. To measure the </w:t>
      </w:r>
      <w:r w:rsidR="006E0368">
        <w:rPr>
          <w:sz w:val="24"/>
          <w:szCs w:val="24"/>
        </w:rPr>
        <w:t xml:space="preserve">relative </w:t>
      </w:r>
      <w:r>
        <w:rPr>
          <w:sz w:val="24"/>
          <w:szCs w:val="24"/>
        </w:rPr>
        <w:t>change between years, we calculate the rate ratio</w:t>
      </w:r>
      <w:r w:rsidR="006E0368">
        <w:rPr>
          <w:sz w:val="24"/>
          <w:szCs w:val="24"/>
        </w:rPr>
        <w:t xml:space="preserve"> (i.e. divide the two mortality rates</w:t>
      </w:r>
      <w:ins w:id="79" w:author="Danny Dorling" w:date="2016-08-05T15:17:00Z">
        <w:r w:rsidR="0077097D">
          <w:rPr>
            <w:sz w:val="24"/>
            <w:szCs w:val="24"/>
          </w:rPr>
          <w:t xml:space="preserve"> – the more recent</w:t>
        </w:r>
      </w:ins>
      <w:r w:rsidR="006E0368">
        <w:rPr>
          <w:sz w:val="24"/>
          <w:szCs w:val="24"/>
        </w:rPr>
        <w:t xml:space="preserve"> </w:t>
      </w:r>
      <w:del w:id="80" w:author="Danny Dorling" w:date="2016-08-05T15:17:00Z">
        <w:r w:rsidR="006E0368" w:rsidDel="0077097D">
          <w:rPr>
            <w:sz w:val="24"/>
            <w:szCs w:val="24"/>
          </w:rPr>
          <w:delText>together</w:delText>
        </w:r>
      </w:del>
      <w:ins w:id="81" w:author="Danny Dorling" w:date="2016-08-05T15:17:00Z">
        <w:r w:rsidR="0077097D">
          <w:rPr>
            <w:sz w:val="24"/>
            <w:szCs w:val="24"/>
          </w:rPr>
          <w:t>one by the later one</w:t>
        </w:r>
      </w:ins>
      <w:r w:rsidR="006E0368">
        <w:rPr>
          <w:sz w:val="24"/>
          <w:szCs w:val="24"/>
        </w:rPr>
        <w:t>)</w:t>
      </w:r>
      <w:ins w:id="82" w:author="Jonathan Minton" w:date="2016-07-28T15:26:00Z">
        <w:del w:id="83" w:author="Danny Dorling" w:date="2016-08-05T15:18:00Z">
          <w:r w:rsidR="00BF324E" w:rsidDel="0077097D">
            <w:rPr>
              <w:sz w:val="24"/>
              <w:szCs w:val="24"/>
            </w:rPr>
            <w:delText xml:space="preserve"> from one year to the next</w:delText>
          </w:r>
        </w:del>
      </w:ins>
      <w:r>
        <w:rPr>
          <w:sz w:val="24"/>
          <w:szCs w:val="24"/>
        </w:rPr>
        <w:t xml:space="preserve">. </w:t>
      </w:r>
      <w:r w:rsidR="00465E6B">
        <w:rPr>
          <w:sz w:val="24"/>
          <w:szCs w:val="24"/>
        </w:rPr>
        <w:t>Age-specific rates wer</w:t>
      </w:r>
      <w:r w:rsidR="00EA4FA0">
        <w:rPr>
          <w:sz w:val="24"/>
          <w:szCs w:val="24"/>
        </w:rPr>
        <w:t>e adjusted for any potential age-</w:t>
      </w:r>
      <w:r w:rsidR="00465E6B">
        <w:rPr>
          <w:sz w:val="24"/>
          <w:szCs w:val="24"/>
        </w:rPr>
        <w:t>aggregation bias</w:t>
      </w:r>
      <w:r w:rsidR="00E26284">
        <w:rPr>
          <w:sz w:val="24"/>
          <w:szCs w:val="24"/>
        </w:rPr>
        <w:t xml:space="preserve"> to account for whether differences between years were the result of differences in the composition of age bands</w:t>
      </w:r>
      <w:r w:rsidR="002B560F">
        <w:rPr>
          <w:sz w:val="24"/>
          <w:szCs w:val="24"/>
        </w:rPr>
        <w:t xml:space="preserve"> or cohort effects</w:t>
      </w:r>
      <w:r w:rsidR="00E26284">
        <w:rPr>
          <w:rStyle w:val="FootnoteReference"/>
          <w:sz w:val="24"/>
          <w:szCs w:val="24"/>
        </w:rPr>
        <w:footnoteReference w:id="3"/>
      </w:r>
      <w:r w:rsidR="00E26284">
        <w:rPr>
          <w:sz w:val="24"/>
          <w:szCs w:val="24"/>
        </w:rPr>
        <w:t xml:space="preserve"> </w:t>
      </w:r>
      <w:r w:rsidR="00E26284">
        <w:rPr>
          <w:sz w:val="24"/>
          <w:szCs w:val="24"/>
        </w:rPr>
        <w:fldChar w:fldCharType="begin" w:fldLock="1"/>
      </w:r>
      <w:r w:rsidR="00E26284">
        <w:rPr>
          <w:sz w:val="24"/>
          <w:szCs w:val="24"/>
        </w:rPr>
        <w:instrText>ADDIN CSL_CITATION { "citationItems" : [ { "id" : "ITEM-1", "itemData" : { "DOI" : "10.1073/pnas.1523465113", "author" : [ { "dropping-particle" : "", "family" : "Gelman", "given" : "Andrew", "non-dropping-particle" : "", "parse-names" : false, "suffix" : "" }, { "dropping-particle" : "", "family" : "Auerbach", "given" : "Jonathan", "non-dropping-particle" : "", "parse-names" : false, "suffix" : "" } ], "container-title" : "PNAS", "id" : "ITEM-1", "issue" : "7", "issued" : { "date-parts" : [ [ "2016" ] ] }, "page" : "816-817", "title" : "Age-aggregation bias in mortality trends", "type" : "article-journal", "volume" : "113" }, "uris" : [ "http://www.mendeley.com/documents/?uuid=85fe6830-3e9b-4b49-bb32-a2ed7a2d416c" ] } ], "mendeley" : { "formattedCitation" : "(Gelman &amp; Auerbach 2016)", "plainTextFormattedCitation" : "(Gelman &amp; Auerbach 2016)", "previouslyFormattedCitation" : "(Gelman &amp; Auerbach 2016; Minton et al. 2016)" }, "properties" : { "noteIndex" : 0 }, "schema" : "https://github.com/citation-style-language/schema/raw/master/csl-citation.json" }</w:instrText>
      </w:r>
      <w:r w:rsidR="00E26284">
        <w:rPr>
          <w:sz w:val="24"/>
          <w:szCs w:val="24"/>
        </w:rPr>
        <w:fldChar w:fldCharType="separate"/>
      </w:r>
      <w:r w:rsidR="00E26284" w:rsidRPr="00E26284">
        <w:rPr>
          <w:noProof/>
          <w:sz w:val="24"/>
          <w:szCs w:val="24"/>
        </w:rPr>
        <w:t>(Gelman &amp; Auerbach 2016)</w:t>
      </w:r>
      <w:r w:rsidR="00E26284">
        <w:rPr>
          <w:sz w:val="24"/>
          <w:szCs w:val="24"/>
        </w:rPr>
        <w:fldChar w:fldCharType="end"/>
      </w:r>
      <w:r w:rsidR="00465E6B">
        <w:rPr>
          <w:sz w:val="24"/>
          <w:szCs w:val="24"/>
        </w:rPr>
        <w:t xml:space="preserve">. </w:t>
      </w:r>
      <w:r w:rsidR="00F039E2">
        <w:rPr>
          <w:sz w:val="24"/>
          <w:szCs w:val="24"/>
        </w:rPr>
        <w:t>Data for 2015 were not available for Scotland</w:t>
      </w:r>
      <w:r w:rsidR="00D571EA">
        <w:rPr>
          <w:sz w:val="24"/>
          <w:szCs w:val="24"/>
        </w:rPr>
        <w:t xml:space="preserve"> at a local level, although it has been reported elsewhere that </w:t>
      </w:r>
      <w:r w:rsidR="006E0368">
        <w:rPr>
          <w:sz w:val="24"/>
          <w:szCs w:val="24"/>
        </w:rPr>
        <w:t xml:space="preserve">national patterns were similar </w:t>
      </w:r>
      <w:r w:rsidR="006E0368">
        <w:rPr>
          <w:sz w:val="24"/>
          <w:szCs w:val="24"/>
        </w:rPr>
        <w:fldChar w:fldCharType="begin" w:fldLock="1"/>
      </w:r>
      <w:r w:rsidR="00B8186D">
        <w:rPr>
          <w:sz w:val="24"/>
          <w:szCs w:val="24"/>
        </w:rPr>
        <w:instrText>ADDIN CSL_CITATION { "citationItems" : [ { "id" : "ITEM-1", "itemData" : { "author" : [ { "dropping-particle" : "", "family" : "ONS", "given" : "", "non-dropping-particle" : "", "parse-names" : false, "suffix" : "" } ], "id" : "ITEM-1", "issued" : { "date-parts" : [ [ "2016" ] ] }, "title" : "Provisional analysis of death registrations: 2015", "type" : "webpage" }, "uris" : [ "http://www.mendeley.com/documents/?uuid=9c16d812-02a1-450e-8080-eca10088d6a8" ] } ], "mendeley" : { "formattedCitation" : "(ONS 2016b)", "plainTextFormattedCitation" : "(ONS 2016b)", "previouslyFormattedCitation" : "(ONS 2016b)" }, "properties" : { "noteIndex" : 0 }, "schema" : "https://github.com/citation-style-language/schema/raw/master/csl-citation.json" }</w:instrText>
      </w:r>
      <w:r w:rsidR="006E0368">
        <w:rPr>
          <w:sz w:val="24"/>
          <w:szCs w:val="24"/>
        </w:rPr>
        <w:fldChar w:fldCharType="separate"/>
      </w:r>
      <w:r w:rsidR="006E0368" w:rsidRPr="006E0368">
        <w:rPr>
          <w:noProof/>
          <w:sz w:val="24"/>
          <w:szCs w:val="24"/>
        </w:rPr>
        <w:t>(ONS 2016b)</w:t>
      </w:r>
      <w:r w:rsidR="006E0368">
        <w:rPr>
          <w:sz w:val="24"/>
          <w:szCs w:val="24"/>
        </w:rPr>
        <w:fldChar w:fldCharType="end"/>
      </w:r>
      <w:r w:rsidR="00D571EA">
        <w:rPr>
          <w:sz w:val="24"/>
          <w:szCs w:val="24"/>
        </w:rPr>
        <w:t>.</w:t>
      </w:r>
    </w:p>
    <w:p w14:paraId="2F40A488" w14:textId="0FC156FF" w:rsidR="004E0313" w:rsidRDefault="005476A9" w:rsidP="005476A9">
      <w:pPr>
        <w:spacing w:line="480" w:lineRule="auto"/>
        <w:rPr>
          <w:sz w:val="24"/>
          <w:szCs w:val="24"/>
        </w:rPr>
      </w:pPr>
      <w:r>
        <w:rPr>
          <w:sz w:val="24"/>
          <w:szCs w:val="24"/>
        </w:rPr>
        <w:t xml:space="preserve">We defined six categories to summarise the extent of </w:t>
      </w:r>
      <w:r w:rsidR="00741CE4">
        <w:rPr>
          <w:sz w:val="24"/>
          <w:szCs w:val="24"/>
        </w:rPr>
        <w:t xml:space="preserve">relative </w:t>
      </w:r>
      <w:r>
        <w:rPr>
          <w:sz w:val="24"/>
          <w:szCs w:val="24"/>
        </w:rPr>
        <w:t>mortality differences by our sex-specific age bands</w:t>
      </w:r>
      <w:r w:rsidR="00E321AA">
        <w:rPr>
          <w:sz w:val="24"/>
          <w:szCs w:val="24"/>
        </w:rPr>
        <w:t>. These six categories were arbitrarily defined</w:t>
      </w:r>
      <w:ins w:id="84" w:author="Danny Dorling" w:date="2016-08-05T15:18:00Z">
        <w:r w:rsidR="002D2D2F">
          <w:rPr>
            <w:sz w:val="24"/>
            <w:szCs w:val="24"/>
          </w:rPr>
          <w:t>, but were defined</w:t>
        </w:r>
      </w:ins>
      <w:r w:rsidR="00E321AA">
        <w:rPr>
          <w:sz w:val="24"/>
          <w:szCs w:val="24"/>
        </w:rPr>
        <w:t xml:space="preserve"> before we saw what the</w:t>
      </w:r>
      <w:r w:rsidR="00741CE4">
        <w:rPr>
          <w:sz w:val="24"/>
          <w:szCs w:val="24"/>
        </w:rPr>
        <w:t>y</w:t>
      </w:r>
      <w:r w:rsidR="00E321AA">
        <w:rPr>
          <w:sz w:val="24"/>
          <w:szCs w:val="24"/>
        </w:rPr>
        <w:t xml:space="preserve"> revealed based on cut-offs automatically provided by the software used. The results were so interesting that we have simply used these, but we believe that other choices would reveal similar patterns because the numbers of extra deaths that occurred in the year to July 2015 was so high. </w:t>
      </w:r>
      <w:commentRangeStart w:id="85"/>
      <w:r w:rsidR="00E321AA">
        <w:rPr>
          <w:sz w:val="24"/>
          <w:szCs w:val="24"/>
        </w:rPr>
        <w:t xml:space="preserve">Note that a rise of 6.5% is one extra death for every 15 that usually occur and a rise of 15% is one extra death for just under every 7 that normally occur. </w:t>
      </w:r>
      <w:commentRangeEnd w:id="85"/>
      <w:r w:rsidR="00A97193">
        <w:rPr>
          <w:rStyle w:val="CommentReference"/>
        </w:rPr>
        <w:commentReference w:id="85"/>
      </w:r>
      <w:r w:rsidR="00E321AA">
        <w:rPr>
          <w:sz w:val="24"/>
          <w:szCs w:val="24"/>
        </w:rPr>
        <w:t>Our categorisation divided up areas into</w:t>
      </w:r>
      <w:r w:rsidR="00E875FE">
        <w:rPr>
          <w:sz w:val="24"/>
          <w:szCs w:val="24"/>
        </w:rPr>
        <w:t xml:space="preserve"> the following hierarchical groups</w:t>
      </w:r>
      <w:r w:rsidR="00E3333F">
        <w:rPr>
          <w:sz w:val="24"/>
          <w:szCs w:val="24"/>
        </w:rPr>
        <w:t xml:space="preserve"> (i.e. areas belonged to only one category based on the ‘severity’ of their changes)</w:t>
      </w:r>
      <w:r>
        <w:rPr>
          <w:sz w:val="24"/>
          <w:szCs w:val="24"/>
        </w:rPr>
        <w:t xml:space="preserve">: </w:t>
      </w:r>
    </w:p>
    <w:p w14:paraId="127D81DB" w14:textId="078929EA" w:rsidR="004E0313" w:rsidRDefault="00741CE4" w:rsidP="004E0313">
      <w:pPr>
        <w:pStyle w:val="ListParagraph"/>
        <w:numPr>
          <w:ilvl w:val="0"/>
          <w:numId w:val="1"/>
        </w:numPr>
        <w:spacing w:line="480" w:lineRule="auto"/>
        <w:rPr>
          <w:sz w:val="24"/>
          <w:szCs w:val="24"/>
        </w:rPr>
      </w:pPr>
      <w:r>
        <w:rPr>
          <w:sz w:val="24"/>
          <w:szCs w:val="24"/>
        </w:rPr>
        <w:t>T</w:t>
      </w:r>
      <w:r w:rsidR="005476A9" w:rsidRPr="004E0313">
        <w:rPr>
          <w:sz w:val="24"/>
          <w:szCs w:val="24"/>
        </w:rPr>
        <w:t xml:space="preserve">hree or more </w:t>
      </w:r>
      <w:r>
        <w:rPr>
          <w:sz w:val="24"/>
          <w:szCs w:val="24"/>
        </w:rPr>
        <w:t>sex-specific age groups</w:t>
      </w:r>
      <w:r w:rsidR="005476A9" w:rsidRPr="004E0313">
        <w:rPr>
          <w:sz w:val="24"/>
          <w:szCs w:val="24"/>
        </w:rPr>
        <w:t xml:space="preserve"> with a rate ratio of greater than 15% (</w:t>
      </w:r>
      <w:r w:rsidR="00B8186D" w:rsidRPr="004E0313">
        <w:rPr>
          <w:sz w:val="24"/>
          <w:szCs w:val="24"/>
        </w:rPr>
        <w:t xml:space="preserve">i.e. </w:t>
      </w:r>
      <w:r>
        <w:rPr>
          <w:sz w:val="24"/>
          <w:szCs w:val="24"/>
        </w:rPr>
        <w:t>1.15)</w:t>
      </w:r>
      <w:r w:rsidR="005476A9" w:rsidRPr="004E0313">
        <w:rPr>
          <w:sz w:val="24"/>
          <w:szCs w:val="24"/>
        </w:rPr>
        <w:t xml:space="preserve"> </w:t>
      </w:r>
    </w:p>
    <w:p w14:paraId="2AF9C3F7" w14:textId="59F1CFEA" w:rsidR="004E0313" w:rsidRDefault="00741CE4" w:rsidP="004E0313">
      <w:pPr>
        <w:pStyle w:val="ListParagraph"/>
        <w:numPr>
          <w:ilvl w:val="0"/>
          <w:numId w:val="1"/>
        </w:numPr>
        <w:spacing w:line="480" w:lineRule="auto"/>
        <w:rPr>
          <w:sz w:val="24"/>
          <w:szCs w:val="24"/>
        </w:rPr>
      </w:pPr>
      <w:r>
        <w:rPr>
          <w:sz w:val="24"/>
          <w:szCs w:val="24"/>
        </w:rPr>
        <w:t>T</w:t>
      </w:r>
      <w:r w:rsidR="005476A9" w:rsidRPr="004E0313">
        <w:rPr>
          <w:sz w:val="24"/>
          <w:szCs w:val="24"/>
        </w:rPr>
        <w:t xml:space="preserve">wo </w:t>
      </w:r>
      <w:r>
        <w:rPr>
          <w:sz w:val="24"/>
          <w:szCs w:val="24"/>
        </w:rPr>
        <w:t>sex-specific age groups</w:t>
      </w:r>
      <w:r w:rsidRPr="004E0313">
        <w:rPr>
          <w:sz w:val="24"/>
          <w:szCs w:val="24"/>
        </w:rPr>
        <w:t xml:space="preserve"> </w:t>
      </w:r>
      <w:r w:rsidR="005476A9" w:rsidRPr="004E0313">
        <w:rPr>
          <w:sz w:val="24"/>
          <w:szCs w:val="24"/>
        </w:rPr>
        <w:t xml:space="preserve">with a </w:t>
      </w:r>
      <w:r>
        <w:rPr>
          <w:sz w:val="24"/>
          <w:szCs w:val="24"/>
        </w:rPr>
        <w:t>rate ratio of greater than 15%</w:t>
      </w:r>
    </w:p>
    <w:p w14:paraId="00CEF15B" w14:textId="2D61C69E" w:rsidR="004E0313" w:rsidRDefault="00741CE4" w:rsidP="004E0313">
      <w:pPr>
        <w:pStyle w:val="ListParagraph"/>
        <w:numPr>
          <w:ilvl w:val="0"/>
          <w:numId w:val="1"/>
        </w:numPr>
        <w:spacing w:line="480" w:lineRule="auto"/>
        <w:rPr>
          <w:sz w:val="24"/>
          <w:szCs w:val="24"/>
        </w:rPr>
      </w:pPr>
      <w:r>
        <w:rPr>
          <w:sz w:val="24"/>
          <w:szCs w:val="24"/>
        </w:rPr>
        <w:t>T</w:t>
      </w:r>
      <w:r w:rsidR="005476A9" w:rsidRPr="004E0313">
        <w:rPr>
          <w:sz w:val="24"/>
          <w:szCs w:val="24"/>
        </w:rPr>
        <w:t xml:space="preserve">hree or more </w:t>
      </w:r>
      <w:r>
        <w:rPr>
          <w:sz w:val="24"/>
          <w:szCs w:val="24"/>
        </w:rPr>
        <w:t>sex-specific age groups</w:t>
      </w:r>
      <w:r w:rsidRPr="004E0313">
        <w:rPr>
          <w:sz w:val="24"/>
          <w:szCs w:val="24"/>
        </w:rPr>
        <w:t xml:space="preserve"> </w:t>
      </w:r>
      <w:r w:rsidR="005476A9" w:rsidRPr="004E0313">
        <w:rPr>
          <w:sz w:val="24"/>
          <w:szCs w:val="24"/>
        </w:rPr>
        <w:t xml:space="preserve">with a rate ratio in </w:t>
      </w:r>
      <w:r>
        <w:rPr>
          <w:sz w:val="24"/>
          <w:szCs w:val="24"/>
        </w:rPr>
        <w:t>greater than 6.5%</w:t>
      </w:r>
      <w:r w:rsidR="005476A9" w:rsidRPr="004E0313">
        <w:rPr>
          <w:sz w:val="24"/>
          <w:szCs w:val="24"/>
        </w:rPr>
        <w:t xml:space="preserve"> </w:t>
      </w:r>
    </w:p>
    <w:p w14:paraId="168B48B0" w14:textId="6DBF1DAF" w:rsidR="004E0313" w:rsidRDefault="00741CE4" w:rsidP="004E0313">
      <w:pPr>
        <w:pStyle w:val="ListParagraph"/>
        <w:numPr>
          <w:ilvl w:val="0"/>
          <w:numId w:val="1"/>
        </w:numPr>
        <w:spacing w:line="480" w:lineRule="auto"/>
        <w:rPr>
          <w:sz w:val="24"/>
          <w:szCs w:val="24"/>
        </w:rPr>
      </w:pPr>
      <w:r>
        <w:rPr>
          <w:sz w:val="24"/>
          <w:szCs w:val="24"/>
        </w:rPr>
        <w:lastRenderedPageBreak/>
        <w:t>T</w:t>
      </w:r>
      <w:r w:rsidR="005476A9" w:rsidRPr="004E0313">
        <w:rPr>
          <w:sz w:val="24"/>
          <w:szCs w:val="24"/>
        </w:rPr>
        <w:t xml:space="preserve">wo </w:t>
      </w:r>
      <w:r>
        <w:rPr>
          <w:sz w:val="24"/>
          <w:szCs w:val="24"/>
        </w:rPr>
        <w:t>sex-specific age groups</w:t>
      </w:r>
      <w:r w:rsidRPr="004E0313">
        <w:rPr>
          <w:sz w:val="24"/>
          <w:szCs w:val="24"/>
        </w:rPr>
        <w:t xml:space="preserve"> with a rate ratio in </w:t>
      </w:r>
      <w:r>
        <w:rPr>
          <w:sz w:val="24"/>
          <w:szCs w:val="24"/>
        </w:rPr>
        <w:t>greater than 6.5%</w:t>
      </w:r>
      <w:r w:rsidRPr="004E0313">
        <w:rPr>
          <w:sz w:val="24"/>
          <w:szCs w:val="24"/>
        </w:rPr>
        <w:t xml:space="preserve"> </w:t>
      </w:r>
      <w:r w:rsidR="005476A9" w:rsidRPr="004E0313">
        <w:rPr>
          <w:sz w:val="24"/>
          <w:szCs w:val="24"/>
        </w:rPr>
        <w:t xml:space="preserve"> </w:t>
      </w:r>
    </w:p>
    <w:p w14:paraId="03BCBD98" w14:textId="7A34706F" w:rsidR="004E0313" w:rsidRDefault="00741CE4" w:rsidP="004E0313">
      <w:pPr>
        <w:pStyle w:val="ListParagraph"/>
        <w:numPr>
          <w:ilvl w:val="0"/>
          <w:numId w:val="1"/>
        </w:numPr>
        <w:spacing w:line="480" w:lineRule="auto"/>
        <w:rPr>
          <w:sz w:val="24"/>
          <w:szCs w:val="24"/>
        </w:rPr>
      </w:pPr>
      <w:r>
        <w:rPr>
          <w:sz w:val="24"/>
          <w:szCs w:val="24"/>
        </w:rPr>
        <w:t>O</w:t>
      </w:r>
      <w:r w:rsidR="005476A9" w:rsidRPr="004E0313">
        <w:rPr>
          <w:sz w:val="24"/>
          <w:szCs w:val="24"/>
        </w:rPr>
        <w:t xml:space="preserve">ne </w:t>
      </w:r>
      <w:r>
        <w:rPr>
          <w:sz w:val="24"/>
          <w:szCs w:val="24"/>
        </w:rPr>
        <w:t>sex-specific age group</w:t>
      </w:r>
      <w:r w:rsidRPr="004E0313">
        <w:rPr>
          <w:sz w:val="24"/>
          <w:szCs w:val="24"/>
        </w:rPr>
        <w:t xml:space="preserve"> with a rate ratio in </w:t>
      </w:r>
      <w:r>
        <w:rPr>
          <w:sz w:val="24"/>
          <w:szCs w:val="24"/>
        </w:rPr>
        <w:t>greater than 6.5%</w:t>
      </w:r>
    </w:p>
    <w:p w14:paraId="78FCCC6A" w14:textId="46E47F2F" w:rsidR="005476A9" w:rsidRPr="004E0313" w:rsidRDefault="00976852" w:rsidP="004E0313">
      <w:pPr>
        <w:pStyle w:val="ListParagraph"/>
        <w:numPr>
          <w:ilvl w:val="0"/>
          <w:numId w:val="1"/>
        </w:numPr>
        <w:spacing w:line="480" w:lineRule="auto"/>
        <w:rPr>
          <w:sz w:val="24"/>
          <w:szCs w:val="24"/>
        </w:rPr>
      </w:pPr>
      <w:r>
        <w:rPr>
          <w:sz w:val="24"/>
          <w:szCs w:val="24"/>
        </w:rPr>
        <w:t>N</w:t>
      </w:r>
      <w:r w:rsidR="005476A9" w:rsidRPr="004E0313">
        <w:rPr>
          <w:sz w:val="24"/>
          <w:szCs w:val="24"/>
        </w:rPr>
        <w:t>one of the above.</w:t>
      </w:r>
    </w:p>
    <w:p w14:paraId="0C1945C5" w14:textId="121D21FE" w:rsidR="00D571EA" w:rsidRDefault="005850A6" w:rsidP="005E7208">
      <w:pPr>
        <w:spacing w:line="480" w:lineRule="auto"/>
        <w:rPr>
          <w:sz w:val="24"/>
          <w:szCs w:val="24"/>
        </w:rPr>
      </w:pPr>
      <w:r>
        <w:rPr>
          <w:sz w:val="24"/>
          <w:szCs w:val="24"/>
        </w:rPr>
        <w:t xml:space="preserve">Two explanatory factors </w:t>
      </w:r>
      <w:r w:rsidR="006E0368">
        <w:rPr>
          <w:sz w:val="24"/>
          <w:szCs w:val="24"/>
        </w:rPr>
        <w:t>for the relative</w:t>
      </w:r>
      <w:r>
        <w:rPr>
          <w:sz w:val="24"/>
          <w:szCs w:val="24"/>
        </w:rPr>
        <w:t xml:space="preserve"> changes in mortality were considered. </w:t>
      </w:r>
      <w:r w:rsidR="003771A2">
        <w:rPr>
          <w:sz w:val="24"/>
          <w:szCs w:val="24"/>
        </w:rPr>
        <w:t>The mid-year population estimates also include</w:t>
      </w:r>
      <w:r w:rsidR="006E0368">
        <w:rPr>
          <w:sz w:val="24"/>
          <w:szCs w:val="24"/>
        </w:rPr>
        <w:t>d</w:t>
      </w:r>
      <w:r w:rsidR="003771A2">
        <w:rPr>
          <w:sz w:val="24"/>
          <w:szCs w:val="24"/>
        </w:rPr>
        <w:t xml:space="preserve"> internal and international migration flow data by sex and five year age band. We compared these measures to the rate ratios to examine whether migratory patterns may help to explain changes in Local Authorities (e.g. the inflow of </w:t>
      </w:r>
      <w:ins w:id="86" w:author="Danny Dorling" w:date="2016-08-05T15:20:00Z">
        <w:r w:rsidR="002D2D2F">
          <w:rPr>
            <w:sz w:val="24"/>
            <w:szCs w:val="24"/>
          </w:rPr>
          <w:t xml:space="preserve">older </w:t>
        </w:r>
      </w:ins>
      <w:r w:rsidR="003771A2">
        <w:rPr>
          <w:sz w:val="24"/>
          <w:szCs w:val="24"/>
        </w:rPr>
        <w:t>unhealthy migrants</w:t>
      </w:r>
      <w:ins w:id="87" w:author="Danny Dorling" w:date="2016-08-05T15:20:00Z">
        <w:r w:rsidR="002D2D2F">
          <w:rPr>
            <w:sz w:val="24"/>
            <w:szCs w:val="24"/>
          </w:rPr>
          <w:t xml:space="preserve"> returning from abroad</w:t>
        </w:r>
        <w:del w:id="88" w:author="Jonathan Minton" w:date="2016-08-05T16:33:00Z">
          <w:r w:rsidR="002D2D2F" w:rsidDel="001520AE">
            <w:rPr>
              <w:sz w:val="24"/>
              <w:szCs w:val="24"/>
            </w:rPr>
            <w:delText xml:space="preserve"> for instance</w:delText>
          </w:r>
        </w:del>
      </w:ins>
      <w:r w:rsidR="003771A2">
        <w:rPr>
          <w:sz w:val="24"/>
          <w:szCs w:val="24"/>
        </w:rPr>
        <w:t>).</w:t>
      </w:r>
      <w:r w:rsidR="001D212E">
        <w:rPr>
          <w:sz w:val="24"/>
          <w:szCs w:val="24"/>
        </w:rPr>
        <w:t xml:space="preserve"> </w:t>
      </w:r>
      <w:r w:rsidR="000D125D">
        <w:rPr>
          <w:sz w:val="24"/>
          <w:szCs w:val="24"/>
        </w:rPr>
        <w:t xml:space="preserve">There is limited migration of these age groups, so we hypothesise that it is unlikely to explain any patterns. </w:t>
      </w:r>
      <w:r w:rsidR="001D212E">
        <w:rPr>
          <w:sz w:val="24"/>
          <w:szCs w:val="24"/>
        </w:rPr>
        <w:t>We also used the English Indices of</w:t>
      </w:r>
      <w:ins w:id="89" w:author="Jonathan Minton" w:date="2016-07-28T15:28:00Z">
        <w:r w:rsidR="00A97193">
          <w:rPr>
            <w:sz w:val="24"/>
            <w:szCs w:val="24"/>
          </w:rPr>
          <w:t xml:space="preserve"> Multiple</w:t>
        </w:r>
      </w:ins>
      <w:r w:rsidR="001D212E">
        <w:rPr>
          <w:sz w:val="24"/>
          <w:szCs w:val="24"/>
        </w:rPr>
        <w:t xml:space="preserve"> Deprivation (IMD</w:t>
      </w:r>
      <w:r w:rsidR="006E0368">
        <w:rPr>
          <w:sz w:val="24"/>
          <w:szCs w:val="24"/>
        </w:rPr>
        <w:t>) 2015 Local Authority summary statistics</w:t>
      </w:r>
      <w:r w:rsidR="001D212E">
        <w:rPr>
          <w:sz w:val="24"/>
          <w:szCs w:val="24"/>
        </w:rPr>
        <w:t xml:space="preserve"> to examine whether any changes were associated with social inequalities</w:t>
      </w:r>
      <w:r w:rsidR="0041611E">
        <w:rPr>
          <w:sz w:val="24"/>
          <w:szCs w:val="24"/>
        </w:rPr>
        <w:t xml:space="preserve"> (n</w:t>
      </w:r>
      <w:r w:rsidR="00B8186D">
        <w:rPr>
          <w:sz w:val="24"/>
          <w:szCs w:val="24"/>
        </w:rPr>
        <w:t xml:space="preserve"> </w:t>
      </w:r>
      <w:r w:rsidR="0041611E">
        <w:rPr>
          <w:sz w:val="24"/>
          <w:szCs w:val="24"/>
        </w:rPr>
        <w:t>=</w:t>
      </w:r>
      <w:r w:rsidR="00B8186D">
        <w:rPr>
          <w:sz w:val="24"/>
          <w:szCs w:val="24"/>
        </w:rPr>
        <w:t xml:space="preserve"> </w:t>
      </w:r>
      <w:r w:rsidR="0041611E">
        <w:rPr>
          <w:sz w:val="24"/>
          <w:szCs w:val="24"/>
        </w:rPr>
        <w:t>326)</w:t>
      </w:r>
      <w:r w:rsidR="001D212E">
        <w:rPr>
          <w:sz w:val="24"/>
          <w:szCs w:val="24"/>
        </w:rPr>
        <w:t xml:space="preserve">. </w:t>
      </w:r>
      <w:r w:rsidR="00217EAA">
        <w:rPr>
          <w:sz w:val="24"/>
          <w:szCs w:val="24"/>
        </w:rPr>
        <w:t xml:space="preserve">We do not include the Welsh Local Authorities </w:t>
      </w:r>
      <w:r w:rsidR="0041611E">
        <w:rPr>
          <w:sz w:val="24"/>
          <w:szCs w:val="24"/>
        </w:rPr>
        <w:t>(n</w:t>
      </w:r>
      <w:r w:rsidR="00B8186D">
        <w:rPr>
          <w:sz w:val="24"/>
          <w:szCs w:val="24"/>
        </w:rPr>
        <w:t xml:space="preserve"> </w:t>
      </w:r>
      <w:r w:rsidR="0041611E">
        <w:rPr>
          <w:sz w:val="24"/>
          <w:szCs w:val="24"/>
        </w:rPr>
        <w:t>=</w:t>
      </w:r>
      <w:r w:rsidR="00B8186D">
        <w:rPr>
          <w:sz w:val="24"/>
          <w:szCs w:val="24"/>
        </w:rPr>
        <w:t xml:space="preserve"> </w:t>
      </w:r>
      <w:r w:rsidR="0041611E">
        <w:rPr>
          <w:sz w:val="24"/>
          <w:szCs w:val="24"/>
        </w:rPr>
        <w:t xml:space="preserve">22) </w:t>
      </w:r>
      <w:r w:rsidR="00217EAA">
        <w:rPr>
          <w:sz w:val="24"/>
          <w:szCs w:val="24"/>
        </w:rPr>
        <w:t xml:space="preserve">in our analysis of deprivation since their </w:t>
      </w:r>
      <w:del w:id="90" w:author="Jonathan Minton" w:date="2016-08-05T16:34:00Z">
        <w:r w:rsidR="00217EAA" w:rsidDel="001520AE">
          <w:rPr>
            <w:sz w:val="24"/>
            <w:szCs w:val="24"/>
          </w:rPr>
          <w:delText>measure is</w:delText>
        </w:r>
      </w:del>
      <w:ins w:id="91" w:author="Jonathan Minton" w:date="2016-08-05T16:34:00Z">
        <w:r w:rsidR="001520AE">
          <w:rPr>
            <w:sz w:val="24"/>
            <w:szCs w:val="24"/>
          </w:rPr>
          <w:t>multiple deprivation measures are</w:t>
        </w:r>
      </w:ins>
      <w:r w:rsidR="00217EAA">
        <w:rPr>
          <w:sz w:val="24"/>
          <w:szCs w:val="24"/>
        </w:rPr>
        <w:t xml:space="preserve"> different.</w:t>
      </w:r>
    </w:p>
    <w:p w14:paraId="5FAF04A9" w14:textId="3588A6BD" w:rsidR="005E7208" w:rsidRDefault="00BF1624" w:rsidP="005E7208">
      <w:pPr>
        <w:spacing w:line="480" w:lineRule="auto"/>
        <w:rPr>
          <w:sz w:val="24"/>
          <w:szCs w:val="24"/>
        </w:rPr>
      </w:pPr>
      <w:r>
        <w:rPr>
          <w:sz w:val="24"/>
          <w:szCs w:val="24"/>
        </w:rPr>
        <w:t>We use</w:t>
      </w:r>
      <w:r w:rsidR="00E3333F">
        <w:rPr>
          <w:sz w:val="24"/>
          <w:szCs w:val="24"/>
        </w:rPr>
        <w:t>d</w:t>
      </w:r>
      <w:r>
        <w:rPr>
          <w:sz w:val="24"/>
          <w:szCs w:val="24"/>
        </w:rPr>
        <w:t xml:space="preserve"> Geographic Information Systems (GIS) to visualise the spatial distribution of the </w:t>
      </w:r>
      <w:r w:rsidR="007A362A">
        <w:rPr>
          <w:sz w:val="24"/>
          <w:szCs w:val="24"/>
        </w:rPr>
        <w:t>rate ratio</w:t>
      </w:r>
      <w:r w:rsidR="00A258F3">
        <w:rPr>
          <w:sz w:val="24"/>
          <w:szCs w:val="24"/>
        </w:rPr>
        <w:t xml:space="preserve">. </w:t>
      </w:r>
      <w:r w:rsidR="00E3333F">
        <w:rPr>
          <w:sz w:val="24"/>
          <w:szCs w:val="24"/>
        </w:rPr>
        <w:t>T</w:t>
      </w:r>
      <w:r w:rsidR="00A258F3">
        <w:rPr>
          <w:sz w:val="24"/>
          <w:szCs w:val="24"/>
        </w:rPr>
        <w:t xml:space="preserve">wo types of maps </w:t>
      </w:r>
      <w:r w:rsidR="00E3333F">
        <w:rPr>
          <w:sz w:val="24"/>
          <w:szCs w:val="24"/>
        </w:rPr>
        <w:t xml:space="preserve">are used </w:t>
      </w:r>
      <w:r w:rsidR="00A258F3">
        <w:rPr>
          <w:sz w:val="24"/>
          <w:szCs w:val="24"/>
        </w:rPr>
        <w:t xml:space="preserve">to visualise our data: standard maps that are geographically correct, and cartograms whereby the size of areas are adjusted in relation to their population size whilst also maintaining topology </w:t>
      </w:r>
      <w:r w:rsidR="00A258F3">
        <w:rPr>
          <w:sz w:val="24"/>
          <w:szCs w:val="24"/>
        </w:rPr>
        <w:fldChar w:fldCharType="begin" w:fldLock="1"/>
      </w:r>
      <w:r w:rsidR="00E26284">
        <w:rPr>
          <w:sz w:val="24"/>
          <w:szCs w:val="24"/>
        </w:rPr>
        <w:instrText>ADDIN CSL_CITATION { "citationItems" : [ { "id" : "ITEM-1", "itemData" : { "DOI" : "10.1111/j.1467-8306.2004.09401004.x", "author" : [ { "dropping-particle" : "", "family" : "Tobler", "given" : "Waldo", "non-dropping-particle" : "", "parse-names" : false, "suffix" : "" } ], "container-title" : "Annals of the Association of American Geographers", "id" : "ITEM-1", "issue" : "1", "issued" : { "date-parts" : [ [ "2004" ] ] }, "page" : "58-73", "title" : "Thirty Five Years of Computer Cartograms", "type" : "article-journal", "volume" : "94" }, "uris" : [ "http://www.mendeley.com/documents/?uuid=90d58c00-1d96-4564-94ee-69208e84c985" ] } ], "mendeley" : { "formattedCitation" : "(Tobler 2004)", "plainTextFormattedCitation" : "(Tobler 2004)", "previouslyFormattedCitation" : "(Tobler 2004)" }, "properties" : { "noteIndex" : 0 }, "schema" : "https://github.com/citation-style-language/schema/raw/master/csl-citation.json" }</w:instrText>
      </w:r>
      <w:r w:rsidR="00A258F3">
        <w:rPr>
          <w:sz w:val="24"/>
          <w:szCs w:val="24"/>
        </w:rPr>
        <w:fldChar w:fldCharType="separate"/>
      </w:r>
      <w:r w:rsidR="00A258F3" w:rsidRPr="00A258F3">
        <w:rPr>
          <w:noProof/>
          <w:sz w:val="24"/>
          <w:szCs w:val="24"/>
        </w:rPr>
        <w:t>(Tobler 2004)</w:t>
      </w:r>
      <w:r w:rsidR="00A258F3">
        <w:rPr>
          <w:sz w:val="24"/>
          <w:szCs w:val="24"/>
        </w:rPr>
        <w:fldChar w:fldCharType="end"/>
      </w:r>
      <w:r w:rsidR="00A258F3">
        <w:rPr>
          <w:sz w:val="24"/>
          <w:szCs w:val="24"/>
        </w:rPr>
        <w:t xml:space="preserve">. </w:t>
      </w:r>
      <w:r w:rsidR="00E3333F">
        <w:rPr>
          <w:sz w:val="24"/>
          <w:szCs w:val="24"/>
        </w:rPr>
        <w:t>Both approaches</w:t>
      </w:r>
      <w:r w:rsidR="005C762D">
        <w:rPr>
          <w:sz w:val="24"/>
          <w:szCs w:val="24"/>
        </w:rPr>
        <w:t xml:space="preserve"> present different geographies – one dictated by space, the other by people. Rate ratios</w:t>
      </w:r>
      <w:r w:rsidR="007A362A">
        <w:rPr>
          <w:sz w:val="24"/>
          <w:szCs w:val="24"/>
        </w:rPr>
        <w:t xml:space="preserve"> were divided into</w:t>
      </w:r>
      <w:r w:rsidR="00A96763">
        <w:rPr>
          <w:sz w:val="24"/>
          <w:szCs w:val="24"/>
        </w:rPr>
        <w:t xml:space="preserve"> quantiles</w:t>
      </w:r>
      <w:r w:rsidR="00A258F3">
        <w:rPr>
          <w:sz w:val="24"/>
          <w:szCs w:val="24"/>
        </w:rPr>
        <w:t xml:space="preserve"> </w:t>
      </w:r>
      <w:r w:rsidR="005C762D">
        <w:rPr>
          <w:sz w:val="24"/>
          <w:szCs w:val="24"/>
        </w:rPr>
        <w:t xml:space="preserve">based on all sex-specific age band values </w:t>
      </w:r>
      <w:r w:rsidR="00A258F3">
        <w:rPr>
          <w:sz w:val="24"/>
          <w:szCs w:val="24"/>
        </w:rPr>
        <w:t xml:space="preserve">to allow </w:t>
      </w:r>
      <w:r w:rsidR="005C762D">
        <w:rPr>
          <w:sz w:val="24"/>
          <w:szCs w:val="24"/>
        </w:rPr>
        <w:t xml:space="preserve">for </w:t>
      </w:r>
      <w:r w:rsidR="00A258F3">
        <w:rPr>
          <w:sz w:val="24"/>
          <w:szCs w:val="24"/>
        </w:rPr>
        <w:t>fairer comparisons</w:t>
      </w:r>
      <w:r w:rsidR="005C762D">
        <w:rPr>
          <w:sz w:val="24"/>
          <w:szCs w:val="24"/>
        </w:rPr>
        <w:t xml:space="preserve"> when plotted </w:t>
      </w:r>
      <w:r w:rsidR="00E3333F">
        <w:rPr>
          <w:sz w:val="24"/>
          <w:szCs w:val="24"/>
        </w:rPr>
        <w:t>together</w:t>
      </w:r>
      <w:r>
        <w:rPr>
          <w:sz w:val="24"/>
          <w:szCs w:val="24"/>
        </w:rPr>
        <w:t xml:space="preserve">. </w:t>
      </w:r>
      <w:r w:rsidR="007A362A">
        <w:rPr>
          <w:sz w:val="24"/>
          <w:szCs w:val="24"/>
        </w:rPr>
        <w:t>Our</w:t>
      </w:r>
      <w:r w:rsidR="003C5AC1">
        <w:rPr>
          <w:sz w:val="24"/>
          <w:szCs w:val="24"/>
        </w:rPr>
        <w:t xml:space="preserve"> geographical </w:t>
      </w:r>
      <w:r w:rsidR="007A362A">
        <w:rPr>
          <w:sz w:val="24"/>
          <w:szCs w:val="24"/>
        </w:rPr>
        <w:t>analysis</w:t>
      </w:r>
      <w:r w:rsidR="003C5AC1">
        <w:rPr>
          <w:sz w:val="24"/>
          <w:szCs w:val="24"/>
        </w:rPr>
        <w:t xml:space="preserve"> was supplemented through calculating the Moran’s </w:t>
      </w:r>
      <w:r w:rsidR="003C5AC1" w:rsidRPr="00B8186D">
        <w:rPr>
          <w:i/>
          <w:sz w:val="24"/>
          <w:szCs w:val="24"/>
        </w:rPr>
        <w:t>I</w:t>
      </w:r>
      <w:r w:rsidR="00B8186D">
        <w:rPr>
          <w:i/>
          <w:sz w:val="24"/>
          <w:szCs w:val="24"/>
        </w:rPr>
        <w:t xml:space="preserve"> </w:t>
      </w:r>
      <w:r w:rsidR="00B8186D">
        <w:rPr>
          <w:sz w:val="24"/>
          <w:szCs w:val="24"/>
        </w:rPr>
        <w:t xml:space="preserve">coefficient </w:t>
      </w:r>
      <w:r w:rsidR="00B8186D">
        <w:rPr>
          <w:sz w:val="24"/>
          <w:szCs w:val="24"/>
        </w:rPr>
        <w:fldChar w:fldCharType="begin" w:fldLock="1"/>
      </w:r>
      <w:r w:rsidR="00AD6A69">
        <w:rPr>
          <w:sz w:val="24"/>
          <w:szCs w:val="24"/>
        </w:rPr>
        <w:instrText>ADDIN CSL_CITATION { "citationItems" : [ { "id" : "ITEM-1", "itemData" : { "author" : [ { "dropping-particle" : "", "family" : "Moran", "given" : "P A P", "non-dropping-particle" : "", "parse-names" : false, "suffix" : "" } ], "container-title" : "Biome", "id" : "ITEM-1", "issue" : "1/2", "issued" : { "date-parts" : [ [ "1950" ] ] }, "page" : "17-23", "title" : "Notes on Continuous Stochastic Phenomena", "type" : "article-journal", "volume" : "37" }, "uris" : [ "http://www.mendeley.com/documents/?uuid=b3d01561-9cc0-4147-acf9-f53355fde574" ] } ], "mendeley" : { "formattedCitation" : "(Moran 1950)", "plainTextFormattedCitation" : "(Moran 1950)", "previouslyFormattedCitation" : "(Moran 1950)" }, "properties" : { "noteIndex" : 0 }, "schema" : "https://github.com/citation-style-language/schema/raw/master/csl-citation.json" }</w:instrText>
      </w:r>
      <w:r w:rsidR="00B8186D">
        <w:rPr>
          <w:sz w:val="24"/>
          <w:szCs w:val="24"/>
        </w:rPr>
        <w:fldChar w:fldCharType="separate"/>
      </w:r>
      <w:r w:rsidR="00B8186D" w:rsidRPr="00B8186D">
        <w:rPr>
          <w:noProof/>
          <w:sz w:val="24"/>
          <w:szCs w:val="24"/>
        </w:rPr>
        <w:t>(Moran 1950)</w:t>
      </w:r>
      <w:r w:rsidR="00B8186D">
        <w:rPr>
          <w:sz w:val="24"/>
          <w:szCs w:val="24"/>
        </w:rPr>
        <w:fldChar w:fldCharType="end"/>
      </w:r>
      <w:del w:id="92" w:author="Jonathan Minton" w:date="2016-07-28T15:29:00Z">
        <w:r w:rsidR="003C5AC1" w:rsidDel="00A97193">
          <w:rPr>
            <w:sz w:val="24"/>
            <w:szCs w:val="24"/>
          </w:rPr>
          <w:delText xml:space="preserve">. Moran’s </w:delText>
        </w:r>
        <w:r w:rsidR="003C5AC1" w:rsidRPr="00B8186D" w:rsidDel="00A97193">
          <w:rPr>
            <w:i/>
            <w:sz w:val="24"/>
            <w:szCs w:val="24"/>
          </w:rPr>
          <w:delText>I</w:delText>
        </w:r>
        <w:r w:rsidR="003C5AC1" w:rsidDel="00A97193">
          <w:rPr>
            <w:sz w:val="24"/>
            <w:szCs w:val="24"/>
          </w:rPr>
          <w:delText xml:space="preserve"> measures </w:delText>
        </w:r>
      </w:del>
      <w:ins w:id="93" w:author="Jonathan Minton" w:date="2016-07-28T15:29:00Z">
        <w:r w:rsidR="00A97193">
          <w:rPr>
            <w:sz w:val="24"/>
            <w:szCs w:val="24"/>
          </w:rPr>
          <w:t xml:space="preserve"> which measures </w:t>
        </w:r>
      </w:ins>
      <w:r w:rsidR="003C5AC1">
        <w:rPr>
          <w:sz w:val="24"/>
          <w:szCs w:val="24"/>
        </w:rPr>
        <w:t>the extent of spatial autocorrelation (i.e. how spatially clustered the data are) to give us a formal measure of the existence of geographical patterns</w:t>
      </w:r>
      <w:r w:rsidR="007C17D1">
        <w:rPr>
          <w:sz w:val="24"/>
          <w:szCs w:val="24"/>
        </w:rPr>
        <w:t>. Queen contiguit</w:t>
      </w:r>
      <w:r w:rsidR="005850A6">
        <w:rPr>
          <w:sz w:val="24"/>
          <w:szCs w:val="24"/>
        </w:rPr>
        <w:t>y</w:t>
      </w:r>
      <w:r w:rsidR="003C5AC1">
        <w:rPr>
          <w:sz w:val="24"/>
          <w:szCs w:val="24"/>
        </w:rPr>
        <w:t xml:space="preserve"> </w:t>
      </w:r>
      <w:r w:rsidR="007C17D1">
        <w:rPr>
          <w:sz w:val="24"/>
          <w:szCs w:val="24"/>
        </w:rPr>
        <w:t xml:space="preserve">(order = 1) </w:t>
      </w:r>
      <w:r w:rsidR="003C5AC1">
        <w:rPr>
          <w:sz w:val="24"/>
          <w:szCs w:val="24"/>
        </w:rPr>
        <w:t xml:space="preserve">was </w:t>
      </w:r>
      <w:r w:rsidR="003C5AC1">
        <w:rPr>
          <w:sz w:val="24"/>
          <w:szCs w:val="24"/>
        </w:rPr>
        <w:lastRenderedPageBreak/>
        <w:t>used to define the spatial structure of the data</w:t>
      </w:r>
      <w:r w:rsidR="00B8186D">
        <w:rPr>
          <w:sz w:val="24"/>
          <w:szCs w:val="24"/>
        </w:rPr>
        <w:t xml:space="preserve"> (i.e. compare Local Authorities with all surrounding areas that share a common boundary in any direction)</w:t>
      </w:r>
      <w:r w:rsidR="005850A6">
        <w:rPr>
          <w:sz w:val="24"/>
          <w:szCs w:val="24"/>
        </w:rPr>
        <w:t xml:space="preserve">. </w:t>
      </w:r>
      <w:r>
        <w:rPr>
          <w:sz w:val="24"/>
          <w:szCs w:val="24"/>
        </w:rPr>
        <w:t xml:space="preserve">We also examine the association of </w:t>
      </w:r>
      <w:r w:rsidR="00B8186D">
        <w:rPr>
          <w:sz w:val="24"/>
          <w:szCs w:val="24"/>
        </w:rPr>
        <w:t>rate ratio</w:t>
      </w:r>
      <w:r>
        <w:rPr>
          <w:sz w:val="24"/>
          <w:szCs w:val="24"/>
        </w:rPr>
        <w:t xml:space="preserve"> to </w:t>
      </w:r>
      <w:r w:rsidR="005850A6">
        <w:rPr>
          <w:sz w:val="24"/>
          <w:szCs w:val="24"/>
        </w:rPr>
        <w:t>our explanatory factors using</w:t>
      </w:r>
      <w:r>
        <w:rPr>
          <w:sz w:val="24"/>
          <w:szCs w:val="24"/>
        </w:rPr>
        <w:t xml:space="preserve"> Pearson’s correlation coefficient.</w:t>
      </w:r>
      <w:r w:rsidR="005850A6">
        <w:rPr>
          <w:sz w:val="24"/>
          <w:szCs w:val="24"/>
        </w:rPr>
        <w:t xml:space="preserve"> Analyses were undertaken using QGIS, </w:t>
      </w:r>
      <w:proofErr w:type="spellStart"/>
      <w:r w:rsidR="005850A6">
        <w:rPr>
          <w:sz w:val="24"/>
          <w:szCs w:val="24"/>
        </w:rPr>
        <w:t>GeoDa</w:t>
      </w:r>
      <w:proofErr w:type="spellEnd"/>
      <w:r w:rsidR="000D125D">
        <w:rPr>
          <w:sz w:val="24"/>
          <w:szCs w:val="24"/>
        </w:rPr>
        <w:t>, R</w:t>
      </w:r>
      <w:r w:rsidR="005850A6">
        <w:rPr>
          <w:sz w:val="24"/>
          <w:szCs w:val="24"/>
        </w:rPr>
        <w:t xml:space="preserve"> and Microsoft Excel.</w:t>
      </w:r>
    </w:p>
    <w:p w14:paraId="5E748917" w14:textId="77777777" w:rsidR="00BF1624" w:rsidRDefault="00BF1624" w:rsidP="005E7208">
      <w:pPr>
        <w:spacing w:line="480" w:lineRule="auto"/>
        <w:rPr>
          <w:sz w:val="24"/>
          <w:szCs w:val="24"/>
        </w:rPr>
      </w:pPr>
    </w:p>
    <w:p w14:paraId="5852A5CE" w14:textId="77777777" w:rsidR="005E7208" w:rsidRDefault="005E7208" w:rsidP="005E7208">
      <w:pPr>
        <w:spacing w:line="480" w:lineRule="auto"/>
        <w:rPr>
          <w:b/>
          <w:sz w:val="24"/>
          <w:szCs w:val="24"/>
        </w:rPr>
      </w:pPr>
      <w:r>
        <w:rPr>
          <w:b/>
          <w:sz w:val="24"/>
          <w:szCs w:val="24"/>
        </w:rPr>
        <w:t>Results</w:t>
      </w:r>
    </w:p>
    <w:p w14:paraId="10E5F795" w14:textId="6157C1B4" w:rsidR="000D125D" w:rsidRPr="000D125D" w:rsidRDefault="000D125D" w:rsidP="000D125D">
      <w:pPr>
        <w:spacing w:line="480" w:lineRule="auto"/>
        <w:rPr>
          <w:i/>
          <w:sz w:val="24"/>
          <w:szCs w:val="24"/>
        </w:rPr>
      </w:pPr>
      <w:r>
        <w:rPr>
          <w:i/>
          <w:sz w:val="24"/>
          <w:szCs w:val="24"/>
        </w:rPr>
        <w:t>Relative changes in mortality rates in England and Wales, 2014-15</w:t>
      </w:r>
    </w:p>
    <w:p w14:paraId="484C3776" w14:textId="72B0DBF0" w:rsidR="000D125D" w:rsidRDefault="000D125D" w:rsidP="000D125D">
      <w:pPr>
        <w:spacing w:line="480" w:lineRule="auto"/>
        <w:rPr>
          <w:sz w:val="24"/>
          <w:szCs w:val="24"/>
        </w:rPr>
      </w:pPr>
      <w:r>
        <w:rPr>
          <w:sz w:val="24"/>
          <w:szCs w:val="24"/>
        </w:rPr>
        <w:t xml:space="preserve">Figure 1 presents the relative change (rate ratio) </w:t>
      </w:r>
      <w:r w:rsidR="006B6E6B">
        <w:rPr>
          <w:sz w:val="24"/>
          <w:szCs w:val="24"/>
        </w:rPr>
        <w:t xml:space="preserve">of mortality rates </w:t>
      </w:r>
      <w:r>
        <w:rPr>
          <w:sz w:val="24"/>
          <w:szCs w:val="24"/>
        </w:rPr>
        <w:t>by age band and sex for England and Wales</w:t>
      </w:r>
      <w:r w:rsidR="006B6E6B">
        <w:rPr>
          <w:sz w:val="24"/>
          <w:szCs w:val="24"/>
        </w:rPr>
        <w:t xml:space="preserve"> (2014-15)</w:t>
      </w:r>
      <w:r>
        <w:rPr>
          <w:sz w:val="24"/>
          <w:szCs w:val="24"/>
        </w:rPr>
        <w:t xml:space="preserve">. </w:t>
      </w:r>
      <w:r w:rsidR="006B6E6B">
        <w:rPr>
          <w:sz w:val="24"/>
          <w:szCs w:val="24"/>
        </w:rPr>
        <w:t>Deaths rose by 11.8</w:t>
      </w:r>
      <w:r w:rsidRPr="005E7208">
        <w:rPr>
          <w:sz w:val="24"/>
          <w:szCs w:val="24"/>
        </w:rPr>
        <w:t>%</w:t>
      </w:r>
      <w:r w:rsidR="006B6E6B">
        <w:rPr>
          <w:sz w:val="24"/>
          <w:szCs w:val="24"/>
        </w:rPr>
        <w:t xml:space="preserve"> and 18.2% for males and females respectively</w:t>
      </w:r>
      <w:r w:rsidRPr="005E7208">
        <w:rPr>
          <w:sz w:val="24"/>
          <w:szCs w:val="24"/>
        </w:rPr>
        <w:t xml:space="preserve"> who had survived to age 90; by </w:t>
      </w:r>
      <w:r w:rsidR="008C5F0E">
        <w:rPr>
          <w:sz w:val="24"/>
          <w:szCs w:val="24"/>
        </w:rPr>
        <w:t>9.2</w:t>
      </w:r>
      <w:r w:rsidR="006B6E6B">
        <w:rPr>
          <w:sz w:val="24"/>
          <w:szCs w:val="24"/>
        </w:rPr>
        <w:t xml:space="preserve">% and </w:t>
      </w:r>
      <w:r w:rsidR="008C5F0E">
        <w:rPr>
          <w:sz w:val="24"/>
          <w:szCs w:val="24"/>
        </w:rPr>
        <w:t>11.2</w:t>
      </w:r>
      <w:r w:rsidRPr="005E7208">
        <w:rPr>
          <w:sz w:val="24"/>
          <w:szCs w:val="24"/>
        </w:rPr>
        <w:t xml:space="preserve">% for those aged 85-89; </w:t>
      </w:r>
      <w:r w:rsidR="006B6E6B">
        <w:rPr>
          <w:sz w:val="24"/>
          <w:szCs w:val="24"/>
        </w:rPr>
        <w:t>and 5.</w:t>
      </w:r>
      <w:r w:rsidRPr="005E7208">
        <w:rPr>
          <w:sz w:val="24"/>
          <w:szCs w:val="24"/>
        </w:rPr>
        <w:t>7%</w:t>
      </w:r>
      <w:r w:rsidR="008C5F0E">
        <w:rPr>
          <w:sz w:val="24"/>
          <w:szCs w:val="24"/>
        </w:rPr>
        <w:t xml:space="preserve"> and 9.3</w:t>
      </w:r>
      <w:r w:rsidR="006B6E6B">
        <w:rPr>
          <w:sz w:val="24"/>
          <w:szCs w:val="24"/>
        </w:rPr>
        <w:t>%</w:t>
      </w:r>
      <w:r w:rsidRPr="005E7208">
        <w:rPr>
          <w:sz w:val="24"/>
          <w:szCs w:val="24"/>
        </w:rPr>
        <w:t xml:space="preserve"> for those aged 80-84.</w:t>
      </w:r>
      <w:r>
        <w:rPr>
          <w:rFonts w:eastAsia="Times New Roman"/>
          <w:sz w:val="24"/>
          <w:szCs w:val="24"/>
        </w:rPr>
        <w:t xml:space="preserve"> </w:t>
      </w:r>
      <w:r w:rsidR="006B6E6B">
        <w:rPr>
          <w:rFonts w:eastAsia="Times New Roman"/>
          <w:sz w:val="24"/>
          <w:szCs w:val="24"/>
        </w:rPr>
        <w:t xml:space="preserve">We estimate that if 2015 mortality rates had remained the same as 2014 rates, then we would have seen 39,074 fewer deaths in 2015. </w:t>
      </w:r>
      <w:r>
        <w:rPr>
          <w:sz w:val="24"/>
          <w:szCs w:val="24"/>
        </w:rPr>
        <w:t xml:space="preserve">The majority of these excess deaths were above the age of 80 (an additional </w:t>
      </w:r>
      <w:r w:rsidR="004F16C9">
        <w:rPr>
          <w:sz w:val="24"/>
          <w:szCs w:val="24"/>
        </w:rPr>
        <w:t xml:space="preserve">32,208 deaths, equivalent to </w:t>
      </w:r>
      <w:r w:rsidR="006B6E6B">
        <w:rPr>
          <w:sz w:val="24"/>
          <w:szCs w:val="24"/>
        </w:rPr>
        <w:t>82.4</w:t>
      </w:r>
      <w:r>
        <w:rPr>
          <w:sz w:val="24"/>
          <w:szCs w:val="24"/>
        </w:rPr>
        <w:t xml:space="preserve">% of all additional deaths). </w:t>
      </w:r>
    </w:p>
    <w:p w14:paraId="26D4CF7D" w14:textId="13577DDC" w:rsidR="004E5C3F" w:rsidRDefault="0048777E" w:rsidP="005E7208">
      <w:pPr>
        <w:spacing w:line="480" w:lineRule="auto"/>
        <w:rPr>
          <w:sz w:val="24"/>
          <w:szCs w:val="24"/>
        </w:rPr>
      </w:pPr>
      <w:r>
        <w:rPr>
          <w:noProof/>
          <w:lang w:eastAsia="en-GB"/>
        </w:rPr>
        <w:drawing>
          <wp:inline distT="0" distB="0" distL="0" distR="0" wp14:anchorId="1E840DE2" wp14:editId="0AC3E27A">
            <wp:extent cx="4572000" cy="2743200"/>
            <wp:effectExtent l="0" t="0" r="0" b="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629594A2" w14:textId="50CB2300" w:rsidR="004138D1" w:rsidRPr="004138D1" w:rsidRDefault="004138D1" w:rsidP="005E7208">
      <w:pPr>
        <w:spacing w:line="480" w:lineRule="auto"/>
        <w:rPr>
          <w:b/>
          <w:sz w:val="24"/>
          <w:szCs w:val="24"/>
        </w:rPr>
      </w:pPr>
      <w:r>
        <w:rPr>
          <w:b/>
          <w:sz w:val="24"/>
          <w:szCs w:val="24"/>
        </w:rPr>
        <w:lastRenderedPageBreak/>
        <w:t>Figure 1:</w:t>
      </w:r>
      <w:r w:rsidR="00D84F94">
        <w:rPr>
          <w:b/>
          <w:sz w:val="24"/>
          <w:szCs w:val="24"/>
        </w:rPr>
        <w:t xml:space="preserve"> Relative change of mortality rates</w:t>
      </w:r>
      <w:r w:rsidR="000D125D">
        <w:rPr>
          <w:b/>
          <w:sz w:val="24"/>
          <w:szCs w:val="24"/>
        </w:rPr>
        <w:t xml:space="preserve"> by sex</w:t>
      </w:r>
      <w:r w:rsidR="00D84F94">
        <w:rPr>
          <w:b/>
          <w:sz w:val="24"/>
          <w:szCs w:val="24"/>
        </w:rPr>
        <w:t xml:space="preserve"> for England and Wales, 2014-15.</w:t>
      </w:r>
    </w:p>
    <w:p w14:paraId="6E8E4103" w14:textId="76813220" w:rsidR="004F16C9" w:rsidRPr="006B6E6B" w:rsidRDefault="004F16C9" w:rsidP="004F16C9">
      <w:pPr>
        <w:spacing w:line="480" w:lineRule="auto"/>
        <w:rPr>
          <w:rFonts w:eastAsia="Times New Roman"/>
          <w:sz w:val="24"/>
          <w:szCs w:val="24"/>
        </w:rPr>
      </w:pPr>
      <w:r>
        <w:rPr>
          <w:sz w:val="24"/>
          <w:szCs w:val="24"/>
        </w:rPr>
        <w:t xml:space="preserve">Whilst the relative change in mortality rates increased with age, not all age groups saw increases. There were falls for infants and in adults aged 25-29. These falls reflect patterns observed </w:t>
      </w:r>
      <w:r w:rsidR="004B44FE">
        <w:rPr>
          <w:sz w:val="24"/>
          <w:szCs w:val="24"/>
        </w:rPr>
        <w:t>such as</w:t>
      </w:r>
      <w:r>
        <w:rPr>
          <w:sz w:val="24"/>
          <w:szCs w:val="24"/>
        </w:rPr>
        <w:t xml:space="preserve"> declining car use (i.e. driving has </w:t>
      </w:r>
      <w:r w:rsidR="004B44FE">
        <w:rPr>
          <w:sz w:val="24"/>
          <w:szCs w:val="24"/>
        </w:rPr>
        <w:t>become</w:t>
      </w:r>
      <w:r>
        <w:rPr>
          <w:sz w:val="24"/>
          <w:szCs w:val="24"/>
        </w:rPr>
        <w:t xml:space="preserve"> less affordable) during the period of austerity </w:t>
      </w:r>
      <w:r w:rsidR="004B44FE">
        <w:rPr>
          <w:sz w:val="24"/>
          <w:szCs w:val="24"/>
        </w:rPr>
        <w:t>which may</w:t>
      </w:r>
      <w:r>
        <w:rPr>
          <w:sz w:val="24"/>
          <w:szCs w:val="24"/>
        </w:rPr>
        <w:t xml:space="preserve"> be having</w:t>
      </w:r>
      <w:r w:rsidR="004B44FE">
        <w:rPr>
          <w:sz w:val="24"/>
          <w:szCs w:val="24"/>
        </w:rPr>
        <w:t xml:space="preserve"> a positive effect</w:t>
      </w:r>
      <w:r>
        <w:rPr>
          <w:sz w:val="24"/>
          <w:szCs w:val="24"/>
        </w:rPr>
        <w:t xml:space="preserve"> on </w:t>
      </w:r>
      <w:ins w:id="94" w:author="Jonathan Minton" w:date="2016-07-28T15:32:00Z">
        <w:r w:rsidR="00A97193">
          <w:rPr>
            <w:sz w:val="24"/>
            <w:szCs w:val="24"/>
          </w:rPr>
          <w:t xml:space="preserve">some aspects of </w:t>
        </w:r>
      </w:ins>
      <w:r>
        <w:rPr>
          <w:sz w:val="24"/>
          <w:szCs w:val="24"/>
        </w:rPr>
        <w:t xml:space="preserve">population health </w:t>
      </w:r>
      <w:r>
        <w:rPr>
          <w:sz w:val="24"/>
          <w:szCs w:val="24"/>
        </w:rPr>
        <w:fldChar w:fldCharType="begin" w:fldLock="1"/>
      </w:r>
      <w:r>
        <w:rPr>
          <w:sz w:val="24"/>
          <w:szCs w:val="24"/>
        </w:rPr>
        <w:instrText>ADDIN CSL_CITATION { "citationItems" : [ { "id" : "ITEM-1", "itemData" : { "DOI" : "10.1016/S0140-6736(11)61079-9", "author" : [ { "dropping-particle" : "", "family" : "Stuckler", "given" : "David", "non-dropping-particle" : "", "parse-names" : false, "suffix" : "" }, { "dropping-particle" : "", "family" : "Basu", "given" : "Sanjay", "non-dropping-particle" : "", "parse-names" : false, "suffix" : "" }, { "dropping-particle" : "", "family" : "Suhrcke", "given" : "Marc", "non-dropping-particle" : "", "parse-names" : false, "suffix" : "" }, { "dropping-particle" : "", "family" : "Coutts", "given" : "Adam", "non-dropping-particle" : "", "parse-names" : false, "suffix" : "" }, { "dropping-particle" : "", "family" : "McKee", "given" : "Martin", "non-dropping-particle" : "", "parse-names" : false, "suffix" : "" } ], "container-title" : "Lancet", "id" : "ITEM-1", "issued" : { "date-parts" : [ [ "2011" ] ] }, "page" : "124-125", "title" : "Effects of the 2008 recession on health: a first look at European data", "type" : "article-journal", "volume" : "378" }, "uris" : [ "http://www.mendeley.com/documents/?uuid=e25f5091-3d80-4641-8442-0beced13fa4c" ] }, { "id" : "ITEM-2", "itemData" : { "author" : [ { "dropping-particle" : "", "family" : "Minton", "given" : "Jonathan", "non-dropping-particle" : "", "parse-names" : false, "suffix" : "" }, { "dropping-particle" : "", "family" : "Green", "given" : "Mark A.", "non-dropping-particle" : "", "parse-names" : false, "suffix" : "" }, { "dropping-particle" : "", "family" : "McCartney", "given" : "Gerry", "non-dropping-particle" : "", "parse-names" : false, "suffix" : "" }, { "dropping-particle" : "", "family" : "Shaw", "given" : "Richard", "non-dropping-particle" : "", "parse-names" : false, "suffix" : "" }, { "dropping-particle" : "", "family" : "Vanderbloemen", "given" : "Laura", "non-dropping-particle" : "", "parse-names" : false, "suffix" : "" }, { "dropping-particle" : "", "family" : "Pickett", "given" : "Kate E", "non-dropping-particle" : "", "parse-names" : false, "suffix" : "" } ], "container-title" : "International Journal of Epidemiology", "id" : "ITEM-2", "issued" : { "date-parts" : [ [ "2016" ] ] }, "title" : "Two cheers for a Small Giant? Why we need better ways of seeing data. A commentary on: \u2018Rising morbidity and mortality in midlife among white non-Hispanic (WNH) Americans in the 21st century\u2019", "type" : "article-journal" }, "uris" : [ "http://www.mendeley.com/documents/?uuid=69151e17-743a-43f8-b297-ea489d9a198b" ] } ], "mendeley" : { "formattedCitation" : "(Stuckler et al. 2011; Minton et al. 2016)", "plainTextFormattedCitation" : "(Stuckler et al. 2011; Minton et al. 2016)", "previouslyFormattedCitation" : "(Stuckler et al. 2011; Minton et al. 2016)" }, "properties" : { "noteIndex" : 0 }, "schema" : "https://github.com/citation-style-language/schema/raw/master/csl-citation.json" }</w:instrText>
      </w:r>
      <w:r>
        <w:rPr>
          <w:sz w:val="24"/>
          <w:szCs w:val="24"/>
        </w:rPr>
        <w:fldChar w:fldCharType="separate"/>
      </w:r>
      <w:r w:rsidRPr="004F16C9">
        <w:rPr>
          <w:noProof/>
          <w:sz w:val="24"/>
          <w:szCs w:val="24"/>
        </w:rPr>
        <w:t>(Stuckler et al. 2011; Minton et al. 2016)</w:t>
      </w:r>
      <w:r>
        <w:rPr>
          <w:sz w:val="24"/>
          <w:szCs w:val="24"/>
        </w:rPr>
        <w:fldChar w:fldCharType="end"/>
      </w:r>
      <w:r>
        <w:rPr>
          <w:sz w:val="24"/>
          <w:szCs w:val="24"/>
        </w:rPr>
        <w:t>.</w:t>
      </w:r>
      <w:ins w:id="95" w:author="Danny Dorling" w:date="2016-08-05T15:21:00Z">
        <w:r w:rsidR="002D2D2F">
          <w:rPr>
            <w:sz w:val="24"/>
            <w:szCs w:val="24"/>
          </w:rPr>
          <w:t xml:space="preserve"> Furthermore the age 25-29 age group had the highest net international in-migration in the year to July 2015 of over 60,000 additional young and presumably very healthy people coming into England and Wales, mostly from the rest of the EU.</w:t>
        </w:r>
      </w:ins>
      <w:r>
        <w:rPr>
          <w:sz w:val="24"/>
          <w:szCs w:val="24"/>
        </w:rPr>
        <w:t xml:space="preserve"> </w:t>
      </w:r>
      <w:ins w:id="96" w:author="Jonathan Minton" w:date="2016-07-28T15:34:00Z">
        <w:r w:rsidR="00A97193">
          <w:rPr>
            <w:sz w:val="24"/>
            <w:szCs w:val="24"/>
          </w:rPr>
          <w:t xml:space="preserve">When both relative risk and baseline mortality risk are considered together, the effects of rising mortality risks are greatest </w:t>
        </w:r>
      </w:ins>
      <w:ins w:id="97" w:author="Jonathan Minton" w:date="2016-07-28T15:37:00Z">
        <w:r w:rsidR="00A97193">
          <w:rPr>
            <w:sz w:val="24"/>
            <w:szCs w:val="24"/>
          </w:rPr>
          <w:t>in people above retirement age</w:t>
        </w:r>
      </w:ins>
      <w:ins w:id="98" w:author="Jonathan Minton" w:date="2016-07-28T15:34:00Z">
        <w:r w:rsidR="00A97193">
          <w:rPr>
            <w:sz w:val="24"/>
            <w:szCs w:val="24"/>
          </w:rPr>
          <w:t xml:space="preserve">, rising monotonically (females) or near monotonically (males) with age after the age of 65. </w:t>
        </w:r>
      </w:ins>
      <w:r>
        <w:rPr>
          <w:sz w:val="24"/>
          <w:szCs w:val="24"/>
        </w:rPr>
        <w:t>The relative change in mortality rates was also higher for females for most ages</w:t>
      </w:r>
      <w:r w:rsidR="00D732DF">
        <w:rPr>
          <w:sz w:val="24"/>
          <w:szCs w:val="24"/>
        </w:rPr>
        <w:t xml:space="preserve"> (particularly the age group 90+)</w:t>
      </w:r>
      <w:r>
        <w:rPr>
          <w:sz w:val="24"/>
          <w:szCs w:val="24"/>
        </w:rPr>
        <w:t>.</w:t>
      </w:r>
      <w:ins w:id="99" w:author="Danny Dorling" w:date="2016-08-05T15:22:00Z">
        <w:r w:rsidR="002D2D2F">
          <w:rPr>
            <w:sz w:val="24"/>
            <w:szCs w:val="24"/>
          </w:rPr>
          <w:t xml:space="preserve"> However, older men’s mortality rates had been improving faster than older women’s in the decade before 2010. This may have </w:t>
        </w:r>
      </w:ins>
      <w:ins w:id="100" w:author="Danny Dorling" w:date="2016-08-05T15:23:00Z">
        <w:r w:rsidR="002D2D2F">
          <w:rPr>
            <w:sz w:val="24"/>
            <w:szCs w:val="24"/>
          </w:rPr>
          <w:t>been</w:t>
        </w:r>
      </w:ins>
      <w:ins w:id="101" w:author="Danny Dorling" w:date="2016-08-05T15:22:00Z">
        <w:r w:rsidR="002D2D2F">
          <w:rPr>
            <w:sz w:val="24"/>
            <w:szCs w:val="24"/>
          </w:rPr>
          <w:t xml:space="preserve"> due to more women taking up smoking in </w:t>
        </w:r>
      </w:ins>
      <w:ins w:id="102" w:author="Danny Dorling" w:date="2016-08-05T15:23:00Z">
        <w:r w:rsidR="002D2D2F">
          <w:rPr>
            <w:sz w:val="24"/>
            <w:szCs w:val="24"/>
          </w:rPr>
          <w:t>the</w:t>
        </w:r>
      </w:ins>
      <w:ins w:id="103" w:author="Danny Dorling" w:date="2016-08-05T15:22:00Z">
        <w:r w:rsidR="002D2D2F">
          <w:rPr>
            <w:sz w:val="24"/>
            <w:szCs w:val="24"/>
          </w:rPr>
          <w:t xml:space="preserve"> </w:t>
        </w:r>
      </w:ins>
      <w:ins w:id="104" w:author="Danny Dorling" w:date="2016-08-05T15:23:00Z">
        <w:r w:rsidR="002D2D2F">
          <w:rPr>
            <w:sz w:val="24"/>
            <w:szCs w:val="24"/>
          </w:rPr>
          <w:t xml:space="preserve">1970s. So it is possible that we would have seen that men were just as effected as women if we had compared the number of deaths which occurred to those that would have been expected to occur if the improvements of earlier years, and </w:t>
        </w:r>
      </w:ins>
      <w:ins w:id="105" w:author="Danny Dorling" w:date="2016-08-05T15:24:00Z">
        <w:r w:rsidR="002D2D2F">
          <w:rPr>
            <w:sz w:val="24"/>
            <w:szCs w:val="24"/>
          </w:rPr>
          <w:t>the</w:t>
        </w:r>
      </w:ins>
      <w:ins w:id="106" w:author="Danny Dorling" w:date="2016-08-05T15:23:00Z">
        <w:r w:rsidR="002D2D2F">
          <w:rPr>
            <w:sz w:val="24"/>
            <w:szCs w:val="24"/>
          </w:rPr>
          <w:t xml:space="preserve"> </w:t>
        </w:r>
      </w:ins>
      <w:ins w:id="107" w:author="Danny Dorling" w:date="2016-08-05T15:24:00Z">
        <w:r w:rsidR="002D2D2F">
          <w:rPr>
            <w:sz w:val="24"/>
            <w:szCs w:val="24"/>
          </w:rPr>
          <w:t>improvements which continued in nearby countries, and been experienced in England and Wales.</w:t>
        </w:r>
      </w:ins>
    </w:p>
    <w:p w14:paraId="67BC71E2" w14:textId="77777777" w:rsidR="00830A08" w:rsidRDefault="00830A08">
      <w:pPr>
        <w:rPr>
          <w:b/>
          <w:sz w:val="24"/>
          <w:szCs w:val="24"/>
        </w:rPr>
      </w:pPr>
      <w:r>
        <w:rPr>
          <w:b/>
          <w:sz w:val="24"/>
          <w:szCs w:val="24"/>
        </w:rPr>
        <w:br w:type="page"/>
      </w:r>
    </w:p>
    <w:p w14:paraId="15D54A98" w14:textId="77777777" w:rsidR="00E875FE" w:rsidRDefault="00E875FE" w:rsidP="003A7765">
      <w:pPr>
        <w:spacing w:line="480" w:lineRule="auto"/>
        <w:rPr>
          <w:b/>
          <w:sz w:val="24"/>
          <w:szCs w:val="24"/>
        </w:rPr>
        <w:sectPr w:rsidR="00E875FE" w:rsidSect="00F039E2">
          <w:pgSz w:w="11906" w:h="16838"/>
          <w:pgMar w:top="1440" w:right="1440" w:bottom="1440" w:left="1440" w:header="708" w:footer="708" w:gutter="0"/>
          <w:cols w:space="708"/>
          <w:docGrid w:linePitch="360"/>
        </w:sectPr>
      </w:pPr>
    </w:p>
    <w:p w14:paraId="5D926175" w14:textId="6054A37A" w:rsidR="00E875FE" w:rsidRDefault="00E875FE" w:rsidP="00E875FE">
      <w:pPr>
        <w:spacing w:line="240" w:lineRule="auto"/>
        <w:rPr>
          <w:b/>
          <w:sz w:val="24"/>
          <w:szCs w:val="24"/>
        </w:rPr>
      </w:pPr>
      <w:r>
        <w:rPr>
          <w:b/>
          <w:noProof/>
          <w:sz w:val="24"/>
          <w:szCs w:val="24"/>
          <w:lang w:eastAsia="en-GB"/>
        </w:rPr>
        <w:lastRenderedPageBreak/>
        <w:drawing>
          <wp:inline distT="0" distB="0" distL="0" distR="0" wp14:anchorId="2A1059FC" wp14:editId="6615D94D">
            <wp:extent cx="8104505" cy="573151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e 2.jpeg"/>
                    <pic:cNvPicPr/>
                  </pic:nvPicPr>
                  <pic:blipFill>
                    <a:blip r:embed="rId12">
                      <a:extLst>
                        <a:ext uri="{28A0092B-C50C-407E-A947-70E740481C1C}">
                          <a14:useLocalDpi xmlns:a14="http://schemas.microsoft.com/office/drawing/2010/main" val="0"/>
                        </a:ext>
                      </a:extLst>
                    </a:blip>
                    <a:stretch>
                      <a:fillRect/>
                    </a:stretch>
                  </pic:blipFill>
                  <pic:spPr>
                    <a:xfrm>
                      <a:off x="0" y="0"/>
                      <a:ext cx="8104505" cy="5731510"/>
                    </a:xfrm>
                    <a:prstGeom prst="rect">
                      <a:avLst/>
                    </a:prstGeom>
                  </pic:spPr>
                </pic:pic>
              </a:graphicData>
            </a:graphic>
          </wp:inline>
        </w:drawing>
      </w:r>
    </w:p>
    <w:p w14:paraId="431DF008" w14:textId="10793AE6" w:rsidR="004F16C9" w:rsidRDefault="004F16C9" w:rsidP="00E875FE">
      <w:pPr>
        <w:spacing w:line="240" w:lineRule="auto"/>
        <w:rPr>
          <w:b/>
          <w:sz w:val="24"/>
          <w:szCs w:val="24"/>
        </w:rPr>
      </w:pPr>
      <w:commentRangeStart w:id="108"/>
      <w:r>
        <w:rPr>
          <w:b/>
          <w:sz w:val="24"/>
          <w:szCs w:val="24"/>
        </w:rPr>
        <w:t>Figure 2: The relative change in mortality rates by sex and age band for England and Wales, 2014-15</w:t>
      </w:r>
      <w:commentRangeEnd w:id="108"/>
      <w:r w:rsidR="00A97193">
        <w:rPr>
          <w:rStyle w:val="CommentReference"/>
        </w:rPr>
        <w:commentReference w:id="108"/>
      </w:r>
    </w:p>
    <w:p w14:paraId="4D16B351" w14:textId="298A4D2B" w:rsidR="00830A08" w:rsidRDefault="00E875FE" w:rsidP="00E875FE">
      <w:pPr>
        <w:spacing w:line="240" w:lineRule="auto"/>
        <w:rPr>
          <w:b/>
          <w:sz w:val="24"/>
          <w:szCs w:val="24"/>
        </w:rPr>
      </w:pPr>
      <w:r>
        <w:rPr>
          <w:b/>
          <w:noProof/>
          <w:sz w:val="24"/>
          <w:szCs w:val="24"/>
          <w:lang w:eastAsia="en-GB"/>
        </w:rPr>
        <w:lastRenderedPageBreak/>
        <w:drawing>
          <wp:inline distT="0" distB="0" distL="0" distR="0" wp14:anchorId="39BF364D" wp14:editId="0ED2062E">
            <wp:extent cx="8104506" cy="5731200"/>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 3.jpeg"/>
                    <pic:cNvPicPr/>
                  </pic:nvPicPr>
                  <pic:blipFill>
                    <a:blip r:embed="rId13">
                      <a:extLst>
                        <a:ext uri="{28A0092B-C50C-407E-A947-70E740481C1C}">
                          <a14:useLocalDpi xmlns:a14="http://schemas.microsoft.com/office/drawing/2010/main" val="0"/>
                        </a:ext>
                      </a:extLst>
                    </a:blip>
                    <a:stretch>
                      <a:fillRect/>
                    </a:stretch>
                  </pic:blipFill>
                  <pic:spPr>
                    <a:xfrm>
                      <a:off x="0" y="0"/>
                      <a:ext cx="8104506" cy="5731200"/>
                    </a:xfrm>
                    <a:prstGeom prst="rect">
                      <a:avLst/>
                    </a:prstGeom>
                  </pic:spPr>
                </pic:pic>
              </a:graphicData>
            </a:graphic>
          </wp:inline>
        </w:drawing>
      </w:r>
    </w:p>
    <w:p w14:paraId="3E0B4448" w14:textId="4369CE28" w:rsidR="004F16C9" w:rsidRPr="004F16C9" w:rsidRDefault="004F16C9" w:rsidP="00E875FE">
      <w:pPr>
        <w:spacing w:line="240" w:lineRule="auto"/>
        <w:rPr>
          <w:b/>
          <w:sz w:val="24"/>
          <w:szCs w:val="24"/>
        </w:rPr>
      </w:pPr>
      <w:commentRangeStart w:id="109"/>
      <w:r>
        <w:rPr>
          <w:b/>
          <w:sz w:val="24"/>
          <w:szCs w:val="24"/>
        </w:rPr>
        <w:t>Figure 3: The relative change in mortality rates by sex and age band for England and Wales, 2014-15 (visualised using cartograms)</w:t>
      </w:r>
      <w:commentRangeEnd w:id="109"/>
      <w:r w:rsidR="00A97193">
        <w:rPr>
          <w:rStyle w:val="CommentReference"/>
        </w:rPr>
        <w:commentReference w:id="109"/>
      </w:r>
    </w:p>
    <w:p w14:paraId="7D67E53E" w14:textId="77777777" w:rsidR="00830A08" w:rsidRDefault="00830A08" w:rsidP="00E875FE">
      <w:pPr>
        <w:spacing w:line="240" w:lineRule="auto"/>
        <w:rPr>
          <w:sz w:val="24"/>
          <w:szCs w:val="24"/>
        </w:rPr>
      </w:pPr>
      <w:r>
        <w:rPr>
          <w:sz w:val="24"/>
          <w:szCs w:val="24"/>
        </w:rPr>
        <w:br w:type="page"/>
      </w:r>
    </w:p>
    <w:p w14:paraId="11113E5E" w14:textId="77777777" w:rsidR="00E875FE" w:rsidRDefault="00E875FE" w:rsidP="00E875FE">
      <w:pPr>
        <w:spacing w:line="240" w:lineRule="auto"/>
        <w:rPr>
          <w:sz w:val="24"/>
          <w:szCs w:val="24"/>
        </w:rPr>
        <w:sectPr w:rsidR="00E875FE" w:rsidSect="00E875FE">
          <w:pgSz w:w="16838" w:h="11906" w:orient="landscape"/>
          <w:pgMar w:top="720" w:right="720" w:bottom="720" w:left="720" w:header="708" w:footer="708" w:gutter="0"/>
          <w:cols w:space="708"/>
          <w:docGrid w:linePitch="360"/>
        </w:sectPr>
      </w:pPr>
    </w:p>
    <w:p w14:paraId="47EF231D" w14:textId="224D87AC" w:rsidR="003A7765" w:rsidRDefault="003A7765" w:rsidP="003A7765">
      <w:pPr>
        <w:spacing w:line="480" w:lineRule="auto"/>
        <w:rPr>
          <w:sz w:val="24"/>
          <w:szCs w:val="24"/>
        </w:rPr>
      </w:pPr>
      <w:r>
        <w:rPr>
          <w:sz w:val="24"/>
          <w:szCs w:val="24"/>
        </w:rPr>
        <w:lastRenderedPageBreak/>
        <w:t>Figure</w:t>
      </w:r>
      <w:r w:rsidR="004F16C9">
        <w:rPr>
          <w:sz w:val="24"/>
          <w:szCs w:val="24"/>
        </w:rPr>
        <w:t>s</w:t>
      </w:r>
      <w:r>
        <w:rPr>
          <w:sz w:val="24"/>
          <w:szCs w:val="24"/>
        </w:rPr>
        <w:t xml:space="preserve"> 2</w:t>
      </w:r>
      <w:r w:rsidR="004F16C9">
        <w:rPr>
          <w:sz w:val="24"/>
          <w:szCs w:val="24"/>
        </w:rPr>
        <w:t xml:space="preserve"> and 3</w:t>
      </w:r>
      <w:r>
        <w:rPr>
          <w:sz w:val="24"/>
          <w:szCs w:val="24"/>
        </w:rPr>
        <w:t xml:space="preserve"> present</w:t>
      </w:r>
      <w:ins w:id="110" w:author="Jonathan Minton" w:date="2016-07-28T15:38:00Z">
        <w:r w:rsidR="00706384">
          <w:rPr>
            <w:sz w:val="24"/>
            <w:szCs w:val="24"/>
          </w:rPr>
          <w:t xml:space="preserve"> standard </w:t>
        </w:r>
      </w:ins>
      <w:ins w:id="111" w:author="Danny Dorling" w:date="2016-08-05T15:25:00Z">
        <w:r w:rsidR="006C4D6F">
          <w:rPr>
            <w:sz w:val="24"/>
            <w:szCs w:val="24"/>
          </w:rPr>
          <w:t xml:space="preserve">equal area projection </w:t>
        </w:r>
      </w:ins>
      <w:ins w:id="112" w:author="Jonathan Minton" w:date="2016-07-28T15:38:00Z">
        <w:r w:rsidR="00706384">
          <w:rPr>
            <w:sz w:val="24"/>
            <w:szCs w:val="24"/>
          </w:rPr>
          <w:t>choropleth</w:t>
        </w:r>
        <w:del w:id="113" w:author="Danny Dorling" w:date="2016-08-05T15:24:00Z">
          <w:r w:rsidR="00706384" w:rsidDel="006C4D6F">
            <w:rPr>
              <w:sz w:val="24"/>
              <w:szCs w:val="24"/>
            </w:rPr>
            <w:delText>s</w:delText>
          </w:r>
        </w:del>
        <w:r w:rsidR="00706384">
          <w:rPr>
            <w:sz w:val="24"/>
            <w:szCs w:val="24"/>
          </w:rPr>
          <w:t xml:space="preserve"> and c</w:t>
        </w:r>
      </w:ins>
      <w:ins w:id="114" w:author="Danny Dorling" w:date="2016-08-05T15:25:00Z">
        <w:r w:rsidR="006C4D6F">
          <w:rPr>
            <w:sz w:val="24"/>
            <w:szCs w:val="24"/>
          </w:rPr>
          <w:t>artogram (equal population)</w:t>
        </w:r>
      </w:ins>
      <w:ins w:id="115" w:author="Jonathan Minton" w:date="2016-07-28T15:38:00Z">
        <w:del w:id="116" w:author="Danny Dorling" w:date="2016-08-05T15:25:00Z">
          <w:r w:rsidR="00706384" w:rsidDel="006C4D6F">
            <w:rPr>
              <w:sz w:val="24"/>
              <w:szCs w:val="24"/>
            </w:rPr>
            <w:delText>artographic</w:delText>
          </w:r>
        </w:del>
        <w:r w:rsidR="00706384">
          <w:rPr>
            <w:sz w:val="24"/>
            <w:szCs w:val="24"/>
          </w:rPr>
          <w:t xml:space="preserve"> choropleth</w:t>
        </w:r>
      </w:ins>
      <w:ins w:id="117" w:author="Danny Dorling" w:date="2016-08-05T15:25:00Z">
        <w:r w:rsidR="006C4D6F">
          <w:rPr>
            <w:sz w:val="24"/>
            <w:szCs w:val="24"/>
          </w:rPr>
          <w:t xml:space="preserve"> maps</w:t>
        </w:r>
      </w:ins>
      <w:ins w:id="118" w:author="Jonathan Minton" w:date="2016-07-28T15:38:00Z">
        <w:del w:id="119" w:author="Danny Dorling" w:date="2016-08-05T15:25:00Z">
          <w:r w:rsidR="00706384" w:rsidDel="006C4D6F">
            <w:rPr>
              <w:sz w:val="24"/>
              <w:szCs w:val="24"/>
            </w:rPr>
            <w:delText>s</w:delText>
          </w:r>
        </w:del>
        <w:r w:rsidR="00706384">
          <w:rPr>
            <w:sz w:val="24"/>
            <w:szCs w:val="24"/>
          </w:rPr>
          <w:t>, respectively,</w:t>
        </w:r>
      </w:ins>
      <w:del w:id="120" w:author="Jonathan Minton" w:date="2016-07-28T15:38:00Z">
        <w:r w:rsidDel="00706384">
          <w:rPr>
            <w:sz w:val="24"/>
            <w:szCs w:val="24"/>
          </w:rPr>
          <w:delText xml:space="preserve"> maps</w:delText>
        </w:r>
      </w:del>
      <w:r>
        <w:rPr>
          <w:sz w:val="24"/>
          <w:szCs w:val="24"/>
        </w:rPr>
        <w:t xml:space="preserve"> </w:t>
      </w:r>
      <w:ins w:id="121" w:author="Danny Dorling" w:date="2016-08-05T15:25:00Z">
        <w:r w:rsidR="006C4D6F">
          <w:rPr>
            <w:sz w:val="24"/>
            <w:szCs w:val="24"/>
          </w:rPr>
          <w:t xml:space="preserve">all </w:t>
        </w:r>
      </w:ins>
      <w:r>
        <w:rPr>
          <w:sz w:val="24"/>
          <w:szCs w:val="24"/>
        </w:rPr>
        <w:t>of the relative change stratified by age band and sex</w:t>
      </w:r>
      <w:ins w:id="122" w:author="Danny Dorling" w:date="2016-08-05T15:25:00Z">
        <w:r w:rsidR="006C4D6F">
          <w:rPr>
            <w:sz w:val="24"/>
            <w:szCs w:val="24"/>
          </w:rPr>
          <w:t xml:space="preserve"> – all showing where the rises in deaths were greatest for each elderly age and sex group</w:t>
        </w:r>
      </w:ins>
      <w:r>
        <w:rPr>
          <w:sz w:val="24"/>
          <w:szCs w:val="24"/>
        </w:rPr>
        <w:t>. Whilst not all Local Authorities have experienced increasing mortality rates</w:t>
      </w:r>
      <w:ins w:id="123" w:author="Jonathan Minton" w:date="2016-07-28T15:38:00Z">
        <w:r w:rsidR="00706384">
          <w:rPr>
            <w:sz w:val="24"/>
            <w:szCs w:val="24"/>
          </w:rPr>
          <w:t>,</w:t>
        </w:r>
      </w:ins>
      <w:r>
        <w:rPr>
          <w:sz w:val="24"/>
          <w:szCs w:val="24"/>
        </w:rPr>
        <w:t xml:space="preserve"> </w:t>
      </w:r>
      <w:del w:id="124" w:author="Jonathan Minton" w:date="2016-07-28T15:38:00Z">
        <w:r w:rsidDel="00706384">
          <w:rPr>
            <w:sz w:val="24"/>
            <w:szCs w:val="24"/>
          </w:rPr>
          <w:delText xml:space="preserve">the majority </w:delText>
        </w:r>
      </w:del>
      <w:ins w:id="125" w:author="Jonathan Minton" w:date="2016-07-28T15:38:00Z">
        <w:r w:rsidR="00706384">
          <w:rPr>
            <w:sz w:val="24"/>
            <w:szCs w:val="24"/>
          </w:rPr>
          <w:t xml:space="preserve">most </w:t>
        </w:r>
      </w:ins>
      <w:r>
        <w:rPr>
          <w:sz w:val="24"/>
          <w:szCs w:val="24"/>
        </w:rPr>
        <w:t>have in at least one of the maps</w:t>
      </w:r>
      <w:ins w:id="126" w:author="Danny Dorling" w:date="2016-08-05T15:26:00Z">
        <w:r w:rsidR="006C4D6F">
          <w:rPr>
            <w:sz w:val="24"/>
            <w:szCs w:val="24"/>
          </w:rPr>
          <w:t xml:space="preserve"> shown in these two figures</w:t>
        </w:r>
      </w:ins>
      <w:r>
        <w:rPr>
          <w:sz w:val="24"/>
          <w:szCs w:val="24"/>
        </w:rPr>
        <w:t xml:space="preserve">. </w:t>
      </w:r>
      <w:del w:id="127" w:author="Jonathan Minton" w:date="2016-07-28T15:39:00Z">
        <w:r w:rsidDel="00706384">
          <w:rPr>
            <w:sz w:val="24"/>
            <w:szCs w:val="24"/>
          </w:rPr>
          <w:delText>What is evident is that t</w:delText>
        </w:r>
      </w:del>
      <w:ins w:id="128" w:author="Jonathan Minton" w:date="2016-07-28T15:39:00Z">
        <w:r w:rsidR="00706384">
          <w:rPr>
            <w:sz w:val="24"/>
            <w:szCs w:val="24"/>
          </w:rPr>
          <w:t>T</w:t>
        </w:r>
      </w:ins>
      <w:r>
        <w:rPr>
          <w:sz w:val="24"/>
          <w:szCs w:val="24"/>
        </w:rPr>
        <w:t xml:space="preserve">here is no </w:t>
      </w:r>
      <w:del w:id="129" w:author="Jonathan Minton" w:date="2016-07-28T15:39:00Z">
        <w:r w:rsidDel="00706384">
          <w:rPr>
            <w:sz w:val="24"/>
            <w:szCs w:val="24"/>
          </w:rPr>
          <w:delText xml:space="preserve">clear geography </w:delText>
        </w:r>
      </w:del>
      <w:ins w:id="130" w:author="Jonathan Minton" w:date="2016-07-28T15:39:00Z">
        <w:r w:rsidR="00706384">
          <w:rPr>
            <w:sz w:val="24"/>
            <w:szCs w:val="24"/>
          </w:rPr>
          <w:t>spatial patterning to the rises</w:t>
        </w:r>
      </w:ins>
      <w:del w:id="131" w:author="Jonathan Minton" w:date="2016-07-28T15:39:00Z">
        <w:r w:rsidDel="00706384">
          <w:rPr>
            <w:sz w:val="24"/>
            <w:szCs w:val="24"/>
          </w:rPr>
          <w:delText>in each of our maps</w:delText>
        </w:r>
      </w:del>
      <w:r>
        <w:rPr>
          <w:sz w:val="24"/>
          <w:szCs w:val="24"/>
        </w:rPr>
        <w:t xml:space="preserve">; all types of Local Authorities appear to experiencing this phenomenon. The lack of any </w:t>
      </w:r>
      <w:del w:id="132" w:author="Jonathan Minton" w:date="2016-07-28T15:39:00Z">
        <w:r w:rsidDel="00706384">
          <w:rPr>
            <w:sz w:val="24"/>
            <w:szCs w:val="24"/>
          </w:rPr>
          <w:delText xml:space="preserve">geography </w:delText>
        </w:r>
      </w:del>
      <w:ins w:id="133" w:author="Jonathan Minton" w:date="2016-07-28T15:39:00Z">
        <w:r w:rsidR="00706384">
          <w:rPr>
            <w:sz w:val="24"/>
            <w:szCs w:val="24"/>
          </w:rPr>
          <w:t xml:space="preserve">spatial patterning </w:t>
        </w:r>
      </w:ins>
      <w:r>
        <w:rPr>
          <w:sz w:val="24"/>
          <w:szCs w:val="24"/>
        </w:rPr>
        <w:t>was supported by the Moran’s I values</w:t>
      </w:r>
      <w:ins w:id="134" w:author="Jonathan Minton" w:date="2016-07-28T15:39:00Z">
        <w:r w:rsidR="00706384">
          <w:rPr>
            <w:sz w:val="24"/>
            <w:szCs w:val="24"/>
          </w:rPr>
          <w:t>,</w:t>
        </w:r>
      </w:ins>
      <w:r>
        <w:rPr>
          <w:sz w:val="24"/>
          <w:szCs w:val="24"/>
        </w:rPr>
        <w:t xml:space="preserve"> presented in Table 1</w:t>
      </w:r>
      <w:ins w:id="135" w:author="Jonathan Minton" w:date="2016-07-28T15:39:00Z">
        <w:r w:rsidR="00706384">
          <w:rPr>
            <w:sz w:val="24"/>
            <w:szCs w:val="24"/>
          </w:rPr>
          <w:t>,</w:t>
        </w:r>
      </w:ins>
      <w:r>
        <w:rPr>
          <w:sz w:val="24"/>
          <w:szCs w:val="24"/>
        </w:rPr>
        <w:t xml:space="preserve"> </w:t>
      </w:r>
      <w:del w:id="136" w:author="Jonathan Minton" w:date="2016-07-28T15:39:00Z">
        <w:r w:rsidDel="00706384">
          <w:rPr>
            <w:sz w:val="24"/>
            <w:szCs w:val="24"/>
          </w:rPr>
          <w:delText xml:space="preserve">which each demonstrate </w:delText>
        </w:r>
      </w:del>
      <w:ins w:id="137" w:author="Jonathan Minton" w:date="2016-07-28T15:39:00Z">
        <w:r w:rsidR="00706384">
          <w:rPr>
            <w:sz w:val="24"/>
            <w:szCs w:val="24"/>
          </w:rPr>
          <w:t xml:space="preserve">demonstrating </w:t>
        </w:r>
      </w:ins>
      <w:r>
        <w:rPr>
          <w:sz w:val="24"/>
          <w:szCs w:val="24"/>
        </w:rPr>
        <w:t>little evidence of spatial autocorrelation</w:t>
      </w:r>
      <w:ins w:id="138" w:author="Jonathan Minton" w:date="2016-07-28T15:40:00Z">
        <w:r w:rsidR="00706384">
          <w:rPr>
            <w:sz w:val="24"/>
            <w:szCs w:val="24"/>
          </w:rPr>
          <w:t xml:space="preserve">, as well as </w:t>
        </w:r>
      </w:ins>
      <w:del w:id="139" w:author="Jonathan Minton" w:date="2016-07-28T15:40:00Z">
        <w:r w:rsidDel="00706384">
          <w:rPr>
            <w:sz w:val="24"/>
            <w:szCs w:val="24"/>
          </w:rPr>
          <w:delText xml:space="preserve">. The sporadic nature of the results can also been seen </w:delText>
        </w:r>
      </w:del>
      <w:r>
        <w:rPr>
          <w:sz w:val="24"/>
          <w:szCs w:val="24"/>
        </w:rPr>
        <w:t xml:space="preserve">by exploring the correlation between male and female values by age band (Table 2) and the correlation between age bands within sex (Table 3). </w:t>
      </w:r>
      <w:r w:rsidR="0009684E">
        <w:rPr>
          <w:sz w:val="24"/>
          <w:szCs w:val="24"/>
        </w:rPr>
        <w:t xml:space="preserve">Our results show weak to no correlation </w:t>
      </w:r>
      <w:r w:rsidR="002831CC">
        <w:rPr>
          <w:sz w:val="24"/>
          <w:szCs w:val="24"/>
        </w:rPr>
        <w:t>across our measures</w:t>
      </w:r>
      <w:ins w:id="140" w:author="Jonathan Minton" w:date="2016-08-05T16:36:00Z">
        <w:r w:rsidR="001520AE">
          <w:rPr>
            <w:sz w:val="24"/>
            <w:szCs w:val="24"/>
          </w:rPr>
          <w:t xml:space="preserve">, and so no obvious geographical explanation for these rises. </w:t>
        </w:r>
      </w:ins>
      <w:del w:id="141" w:author="Jonathan Minton" w:date="2016-08-05T16:37:00Z">
        <w:r w:rsidDel="001520AE">
          <w:rPr>
            <w:sz w:val="24"/>
            <w:szCs w:val="24"/>
          </w:rPr>
          <w:delText xml:space="preserve">. </w:delText>
        </w:r>
      </w:del>
      <w:ins w:id="142" w:author="Danny Dorling" w:date="2016-08-05T15:26:00Z">
        <w:del w:id="143" w:author="Jonathan Minton" w:date="2016-08-05T16:37:00Z">
          <w:r w:rsidR="006C4D6F" w:rsidDel="001520AE">
            <w:rPr>
              <w:sz w:val="24"/>
              <w:szCs w:val="24"/>
            </w:rPr>
            <w:delText xml:space="preserve">In other words we are seeing rising mortality with no obvious geographical explanation in </w:delText>
          </w:r>
        </w:del>
      </w:ins>
      <w:ins w:id="144" w:author="Jonathan Minton" w:date="2016-08-05T16:37:00Z">
        <w:r w:rsidR="001520AE">
          <w:rPr>
            <w:sz w:val="24"/>
            <w:szCs w:val="24"/>
          </w:rPr>
          <w:t xml:space="preserve">This is in </w:t>
        </w:r>
      </w:ins>
      <w:ins w:id="145" w:author="Danny Dorling" w:date="2016-08-05T15:26:00Z">
        <w:r w:rsidR="006C4D6F">
          <w:rPr>
            <w:sz w:val="24"/>
            <w:szCs w:val="24"/>
          </w:rPr>
          <w:t xml:space="preserve">great </w:t>
        </w:r>
      </w:ins>
      <w:ins w:id="146" w:author="Danny Dorling" w:date="2016-08-05T15:27:00Z">
        <w:r w:rsidR="006C4D6F">
          <w:rPr>
            <w:sz w:val="24"/>
            <w:szCs w:val="24"/>
          </w:rPr>
          <w:t>contrast</w:t>
        </w:r>
      </w:ins>
      <w:ins w:id="147" w:author="Danny Dorling" w:date="2016-08-05T15:26:00Z">
        <w:r w:rsidR="006C4D6F">
          <w:rPr>
            <w:sz w:val="24"/>
            <w:szCs w:val="24"/>
          </w:rPr>
          <w:t>, say, to the rises</w:t>
        </w:r>
      </w:ins>
      <w:ins w:id="148" w:author="Danny Dorling" w:date="2016-08-05T15:27:00Z">
        <w:r w:rsidR="006C4D6F">
          <w:rPr>
            <w:sz w:val="24"/>
            <w:szCs w:val="24"/>
          </w:rPr>
          <w:t xml:space="preserve"> observed in </w:t>
        </w:r>
        <w:del w:id="149" w:author="Jonathan Minton" w:date="2016-08-05T16:37:00Z">
          <w:r w:rsidR="006C4D6F" w:rsidDel="001520AE">
            <w:rPr>
              <w:sz w:val="24"/>
              <w:szCs w:val="24"/>
            </w:rPr>
            <w:delText xml:space="preserve">eth </w:delText>
          </w:r>
        </w:del>
      </w:ins>
      <w:ins w:id="150" w:author="Jonathan Minton" w:date="2016-08-05T16:37:00Z">
        <w:r w:rsidR="001520AE">
          <w:rPr>
            <w:sz w:val="24"/>
            <w:szCs w:val="24"/>
          </w:rPr>
          <w:t xml:space="preserve">the </w:t>
        </w:r>
      </w:ins>
      <w:ins w:id="151" w:author="Danny Dorling" w:date="2016-08-05T15:27:00Z">
        <w:r w:rsidR="006C4D6F">
          <w:rPr>
            <w:sz w:val="24"/>
            <w:szCs w:val="24"/>
          </w:rPr>
          <w:t>late 1960s in England and Wales</w:t>
        </w:r>
      </w:ins>
      <w:ins w:id="152" w:author="Jonathan Minton" w:date="2016-08-05T16:37:00Z">
        <w:r w:rsidR="001520AE">
          <w:rPr>
            <w:sz w:val="24"/>
            <w:szCs w:val="24"/>
          </w:rPr>
          <w:t>,</w:t>
        </w:r>
      </w:ins>
      <w:ins w:id="153" w:author="Danny Dorling" w:date="2016-08-05T15:27:00Z">
        <w:r w:rsidR="006C4D6F">
          <w:rPr>
            <w:sz w:val="24"/>
            <w:szCs w:val="24"/>
          </w:rPr>
          <w:t xml:space="preserve"> </w:t>
        </w:r>
        <w:del w:id="154" w:author="Jonathan Minton" w:date="2016-08-05T16:37:00Z">
          <w:r w:rsidR="006C4D6F" w:rsidDel="001520AE">
            <w:rPr>
              <w:sz w:val="24"/>
              <w:szCs w:val="24"/>
            </w:rPr>
            <w:delText xml:space="preserve">when </w:delText>
          </w:r>
        </w:del>
      </w:ins>
      <w:ins w:id="155" w:author="Jonathan Minton" w:date="2016-08-05T16:37:00Z">
        <w:r w:rsidR="001520AE">
          <w:rPr>
            <w:sz w:val="24"/>
            <w:szCs w:val="24"/>
          </w:rPr>
          <w:t xml:space="preserve">which </w:t>
        </w:r>
      </w:ins>
      <w:ins w:id="156" w:author="Danny Dorling" w:date="2016-08-05T15:27:00Z">
        <w:del w:id="157" w:author="Jonathan Minton" w:date="2016-08-05T16:37:00Z">
          <w:r w:rsidR="006C4D6F" w:rsidDel="001520AE">
            <w:rPr>
              <w:sz w:val="24"/>
              <w:szCs w:val="24"/>
            </w:rPr>
            <w:delText xml:space="preserve">there </w:delText>
          </w:r>
        </w:del>
        <w:r w:rsidR="006C4D6F">
          <w:rPr>
            <w:sz w:val="24"/>
            <w:szCs w:val="24"/>
          </w:rPr>
          <w:t xml:space="preserve">was </w:t>
        </w:r>
      </w:ins>
      <w:ins w:id="158" w:author="Jonathan Minton" w:date="2016-08-05T16:37:00Z">
        <w:r w:rsidR="001520AE">
          <w:rPr>
            <w:sz w:val="24"/>
            <w:szCs w:val="24"/>
          </w:rPr>
          <w:t xml:space="preserve">caused by </w:t>
        </w:r>
      </w:ins>
      <w:ins w:id="159" w:author="Danny Dorling" w:date="2016-08-05T15:27:00Z">
        <w:r w:rsidR="006C4D6F">
          <w:rPr>
            <w:sz w:val="24"/>
            <w:szCs w:val="24"/>
          </w:rPr>
          <w:t>an influenza epidemic</w:t>
        </w:r>
      </w:ins>
      <w:ins w:id="160" w:author="Jonathan Minton" w:date="2016-08-05T16:38:00Z">
        <w:r w:rsidR="001520AE">
          <w:rPr>
            <w:sz w:val="24"/>
            <w:szCs w:val="24"/>
          </w:rPr>
          <w:t>, and spatially patterned accordingly</w:t>
        </w:r>
      </w:ins>
      <w:ins w:id="161" w:author="Danny Dorling" w:date="2016-08-05T15:27:00Z">
        <w:r w:rsidR="006C4D6F">
          <w:rPr>
            <w:sz w:val="24"/>
            <w:szCs w:val="24"/>
          </w:rPr>
          <w:t xml:space="preserve"> (Hunter and Young, 1971).</w:t>
        </w:r>
      </w:ins>
    </w:p>
    <w:p w14:paraId="50EF7E60" w14:textId="77777777" w:rsidR="003A7765" w:rsidRPr="000220F7" w:rsidRDefault="003A7765" w:rsidP="003A7765">
      <w:pPr>
        <w:spacing w:line="480" w:lineRule="auto"/>
        <w:rPr>
          <w:b/>
          <w:sz w:val="24"/>
          <w:szCs w:val="24"/>
        </w:rPr>
      </w:pPr>
      <w:r>
        <w:rPr>
          <w:b/>
          <w:sz w:val="24"/>
          <w:szCs w:val="24"/>
        </w:rPr>
        <w:t>Table 1: Moran’s I values for each age and sex group rate ratio.</w:t>
      </w:r>
    </w:p>
    <w:tbl>
      <w:tblPr>
        <w:tblW w:w="6186" w:type="dxa"/>
        <w:tblLook w:val="04A0" w:firstRow="1" w:lastRow="0" w:firstColumn="1" w:lastColumn="0" w:noHBand="0" w:noVBand="1"/>
      </w:tblPr>
      <w:tblGrid>
        <w:gridCol w:w="1174"/>
        <w:gridCol w:w="839"/>
        <w:gridCol w:w="839"/>
        <w:gridCol w:w="828"/>
        <w:gridCol w:w="839"/>
        <w:gridCol w:w="839"/>
        <w:gridCol w:w="828"/>
      </w:tblGrid>
      <w:tr w:rsidR="003A7765" w:rsidRPr="00440820" w14:paraId="4CDDEE8E" w14:textId="77777777" w:rsidTr="00733ACC">
        <w:trPr>
          <w:trHeight w:val="300"/>
        </w:trPr>
        <w:tc>
          <w:tcPr>
            <w:tcW w:w="1174" w:type="dxa"/>
            <w:tcBorders>
              <w:top w:val="single" w:sz="4" w:space="0" w:color="auto"/>
              <w:left w:val="nil"/>
              <w:bottom w:val="nil"/>
              <w:right w:val="nil"/>
            </w:tcBorders>
            <w:shd w:val="clear" w:color="auto" w:fill="auto"/>
            <w:noWrap/>
            <w:vAlign w:val="bottom"/>
            <w:hideMark/>
          </w:tcPr>
          <w:p w14:paraId="0ED007AA" w14:textId="77777777" w:rsidR="003A7765" w:rsidRPr="00440820" w:rsidRDefault="003A7765" w:rsidP="00733ACC">
            <w:pPr>
              <w:spacing w:after="0" w:line="240" w:lineRule="auto"/>
              <w:rPr>
                <w:rFonts w:ascii="Calibri" w:eastAsia="Times New Roman" w:hAnsi="Calibri" w:cs="Times New Roman"/>
                <w:color w:val="000000"/>
                <w:lang w:eastAsia="en-GB"/>
              </w:rPr>
            </w:pPr>
            <w:r w:rsidRPr="00440820">
              <w:rPr>
                <w:rFonts w:ascii="Calibri" w:eastAsia="Times New Roman" w:hAnsi="Calibri" w:cs="Times New Roman"/>
                <w:color w:val="000000"/>
                <w:lang w:eastAsia="en-GB"/>
              </w:rPr>
              <w:t> </w:t>
            </w:r>
          </w:p>
        </w:tc>
        <w:tc>
          <w:tcPr>
            <w:tcW w:w="2506" w:type="dxa"/>
            <w:gridSpan w:val="3"/>
            <w:tcBorders>
              <w:top w:val="single" w:sz="4" w:space="0" w:color="auto"/>
              <w:left w:val="nil"/>
              <w:bottom w:val="single" w:sz="4" w:space="0" w:color="auto"/>
              <w:right w:val="nil"/>
            </w:tcBorders>
            <w:shd w:val="clear" w:color="auto" w:fill="auto"/>
            <w:noWrap/>
            <w:vAlign w:val="bottom"/>
            <w:hideMark/>
          </w:tcPr>
          <w:p w14:paraId="5DC2AF9E" w14:textId="77777777" w:rsidR="003A7765" w:rsidRPr="00440820" w:rsidRDefault="003A7765" w:rsidP="00733ACC">
            <w:pPr>
              <w:spacing w:after="0" w:line="240" w:lineRule="auto"/>
              <w:jc w:val="center"/>
              <w:rPr>
                <w:rFonts w:ascii="Calibri" w:eastAsia="Times New Roman" w:hAnsi="Calibri" w:cs="Times New Roman"/>
                <w:color w:val="000000"/>
                <w:lang w:eastAsia="en-GB"/>
              </w:rPr>
            </w:pPr>
            <w:r w:rsidRPr="00440820">
              <w:rPr>
                <w:rFonts w:ascii="Calibri" w:eastAsia="Times New Roman" w:hAnsi="Calibri" w:cs="Times New Roman"/>
                <w:color w:val="000000"/>
                <w:lang w:eastAsia="en-GB"/>
              </w:rPr>
              <w:t>Rate ratio (males)</w:t>
            </w:r>
          </w:p>
        </w:tc>
        <w:tc>
          <w:tcPr>
            <w:tcW w:w="2506" w:type="dxa"/>
            <w:gridSpan w:val="3"/>
            <w:tcBorders>
              <w:top w:val="single" w:sz="4" w:space="0" w:color="auto"/>
              <w:left w:val="nil"/>
              <w:bottom w:val="single" w:sz="4" w:space="0" w:color="auto"/>
              <w:right w:val="nil"/>
            </w:tcBorders>
            <w:shd w:val="clear" w:color="auto" w:fill="auto"/>
            <w:noWrap/>
            <w:vAlign w:val="bottom"/>
            <w:hideMark/>
          </w:tcPr>
          <w:p w14:paraId="10D81658" w14:textId="77777777" w:rsidR="003A7765" w:rsidRPr="00440820" w:rsidRDefault="003A7765" w:rsidP="00733ACC">
            <w:pPr>
              <w:spacing w:after="0" w:line="240" w:lineRule="auto"/>
              <w:jc w:val="center"/>
              <w:rPr>
                <w:rFonts w:ascii="Calibri" w:eastAsia="Times New Roman" w:hAnsi="Calibri" w:cs="Times New Roman"/>
                <w:color w:val="000000"/>
                <w:lang w:eastAsia="en-GB"/>
              </w:rPr>
            </w:pPr>
            <w:r w:rsidRPr="00440820">
              <w:rPr>
                <w:rFonts w:ascii="Calibri" w:eastAsia="Times New Roman" w:hAnsi="Calibri" w:cs="Times New Roman"/>
                <w:color w:val="000000"/>
                <w:lang w:eastAsia="en-GB"/>
              </w:rPr>
              <w:t>Rate ratio (females)</w:t>
            </w:r>
          </w:p>
        </w:tc>
      </w:tr>
      <w:tr w:rsidR="003A7765" w:rsidRPr="00440820" w14:paraId="51F0D3BD" w14:textId="77777777" w:rsidTr="00733ACC">
        <w:trPr>
          <w:trHeight w:val="300"/>
        </w:trPr>
        <w:tc>
          <w:tcPr>
            <w:tcW w:w="1174" w:type="dxa"/>
            <w:tcBorders>
              <w:top w:val="nil"/>
              <w:left w:val="nil"/>
              <w:bottom w:val="single" w:sz="4" w:space="0" w:color="auto"/>
              <w:right w:val="nil"/>
            </w:tcBorders>
            <w:shd w:val="clear" w:color="auto" w:fill="auto"/>
            <w:noWrap/>
            <w:vAlign w:val="bottom"/>
            <w:hideMark/>
          </w:tcPr>
          <w:p w14:paraId="7915AD73" w14:textId="77777777" w:rsidR="003A7765" w:rsidRPr="00440820" w:rsidRDefault="003A7765" w:rsidP="00733ACC">
            <w:pPr>
              <w:spacing w:after="0" w:line="240" w:lineRule="auto"/>
              <w:rPr>
                <w:rFonts w:ascii="Calibri" w:eastAsia="Times New Roman" w:hAnsi="Calibri" w:cs="Times New Roman"/>
                <w:color w:val="000000"/>
                <w:lang w:eastAsia="en-GB"/>
              </w:rPr>
            </w:pPr>
            <w:r w:rsidRPr="00440820">
              <w:rPr>
                <w:rFonts w:ascii="Calibri" w:eastAsia="Times New Roman" w:hAnsi="Calibri" w:cs="Times New Roman"/>
                <w:color w:val="000000"/>
                <w:lang w:eastAsia="en-GB"/>
              </w:rPr>
              <w:t> </w:t>
            </w:r>
          </w:p>
        </w:tc>
        <w:tc>
          <w:tcPr>
            <w:tcW w:w="839" w:type="dxa"/>
            <w:tcBorders>
              <w:top w:val="nil"/>
              <w:left w:val="nil"/>
              <w:bottom w:val="single" w:sz="4" w:space="0" w:color="auto"/>
              <w:right w:val="nil"/>
            </w:tcBorders>
            <w:shd w:val="clear" w:color="auto" w:fill="auto"/>
            <w:noWrap/>
            <w:vAlign w:val="bottom"/>
            <w:hideMark/>
          </w:tcPr>
          <w:p w14:paraId="4FAC1C3F" w14:textId="77777777" w:rsidR="003A7765" w:rsidRPr="00440820" w:rsidRDefault="003A7765" w:rsidP="00733ACC">
            <w:pPr>
              <w:spacing w:after="0" w:line="240" w:lineRule="auto"/>
              <w:jc w:val="center"/>
              <w:rPr>
                <w:rFonts w:ascii="Calibri" w:eastAsia="Times New Roman" w:hAnsi="Calibri" w:cs="Times New Roman"/>
                <w:color w:val="000000"/>
                <w:lang w:eastAsia="en-GB"/>
              </w:rPr>
            </w:pPr>
            <w:r w:rsidRPr="00440820">
              <w:rPr>
                <w:rFonts w:ascii="Calibri" w:eastAsia="Times New Roman" w:hAnsi="Calibri" w:cs="Times New Roman"/>
                <w:color w:val="000000"/>
                <w:lang w:eastAsia="en-GB"/>
              </w:rPr>
              <w:t>80-84</w:t>
            </w:r>
          </w:p>
        </w:tc>
        <w:tc>
          <w:tcPr>
            <w:tcW w:w="839" w:type="dxa"/>
            <w:tcBorders>
              <w:top w:val="nil"/>
              <w:left w:val="nil"/>
              <w:bottom w:val="single" w:sz="4" w:space="0" w:color="auto"/>
              <w:right w:val="nil"/>
            </w:tcBorders>
            <w:shd w:val="clear" w:color="auto" w:fill="auto"/>
            <w:noWrap/>
            <w:vAlign w:val="bottom"/>
            <w:hideMark/>
          </w:tcPr>
          <w:p w14:paraId="18C48650" w14:textId="77777777" w:rsidR="003A7765" w:rsidRPr="00440820" w:rsidRDefault="003A7765" w:rsidP="00733ACC">
            <w:pPr>
              <w:spacing w:after="0" w:line="240" w:lineRule="auto"/>
              <w:jc w:val="center"/>
              <w:rPr>
                <w:rFonts w:ascii="Calibri" w:eastAsia="Times New Roman" w:hAnsi="Calibri" w:cs="Times New Roman"/>
                <w:color w:val="000000"/>
                <w:lang w:eastAsia="en-GB"/>
              </w:rPr>
            </w:pPr>
            <w:r w:rsidRPr="00440820">
              <w:rPr>
                <w:rFonts w:ascii="Calibri" w:eastAsia="Times New Roman" w:hAnsi="Calibri" w:cs="Times New Roman"/>
                <w:color w:val="000000"/>
                <w:lang w:eastAsia="en-GB"/>
              </w:rPr>
              <w:t>85-89</w:t>
            </w:r>
          </w:p>
        </w:tc>
        <w:tc>
          <w:tcPr>
            <w:tcW w:w="828" w:type="dxa"/>
            <w:tcBorders>
              <w:top w:val="nil"/>
              <w:left w:val="nil"/>
              <w:bottom w:val="single" w:sz="4" w:space="0" w:color="auto"/>
              <w:right w:val="nil"/>
            </w:tcBorders>
            <w:shd w:val="clear" w:color="auto" w:fill="auto"/>
            <w:noWrap/>
            <w:vAlign w:val="bottom"/>
            <w:hideMark/>
          </w:tcPr>
          <w:p w14:paraId="46617458" w14:textId="77777777" w:rsidR="003A7765" w:rsidRPr="00440820" w:rsidRDefault="003A7765" w:rsidP="00733ACC">
            <w:pPr>
              <w:spacing w:after="0" w:line="240" w:lineRule="auto"/>
              <w:jc w:val="center"/>
              <w:rPr>
                <w:rFonts w:ascii="Calibri" w:eastAsia="Times New Roman" w:hAnsi="Calibri" w:cs="Times New Roman"/>
                <w:color w:val="000000"/>
                <w:lang w:eastAsia="en-GB"/>
              </w:rPr>
            </w:pPr>
            <w:r w:rsidRPr="00440820">
              <w:rPr>
                <w:rFonts w:ascii="Calibri" w:eastAsia="Times New Roman" w:hAnsi="Calibri" w:cs="Times New Roman"/>
                <w:color w:val="000000"/>
                <w:lang w:eastAsia="en-GB"/>
              </w:rPr>
              <w:t>90+</w:t>
            </w:r>
          </w:p>
        </w:tc>
        <w:tc>
          <w:tcPr>
            <w:tcW w:w="839" w:type="dxa"/>
            <w:tcBorders>
              <w:top w:val="nil"/>
              <w:left w:val="nil"/>
              <w:bottom w:val="single" w:sz="4" w:space="0" w:color="auto"/>
              <w:right w:val="nil"/>
            </w:tcBorders>
            <w:shd w:val="clear" w:color="auto" w:fill="auto"/>
            <w:noWrap/>
            <w:vAlign w:val="bottom"/>
            <w:hideMark/>
          </w:tcPr>
          <w:p w14:paraId="23B9202C" w14:textId="77777777" w:rsidR="003A7765" w:rsidRPr="00440820" w:rsidRDefault="003A7765" w:rsidP="00733ACC">
            <w:pPr>
              <w:spacing w:after="0" w:line="240" w:lineRule="auto"/>
              <w:jc w:val="center"/>
              <w:rPr>
                <w:rFonts w:ascii="Calibri" w:eastAsia="Times New Roman" w:hAnsi="Calibri" w:cs="Times New Roman"/>
                <w:color w:val="000000"/>
                <w:lang w:eastAsia="en-GB"/>
              </w:rPr>
            </w:pPr>
            <w:r w:rsidRPr="00440820">
              <w:rPr>
                <w:rFonts w:ascii="Calibri" w:eastAsia="Times New Roman" w:hAnsi="Calibri" w:cs="Times New Roman"/>
                <w:color w:val="000000"/>
                <w:lang w:eastAsia="en-GB"/>
              </w:rPr>
              <w:t>80-84</w:t>
            </w:r>
          </w:p>
        </w:tc>
        <w:tc>
          <w:tcPr>
            <w:tcW w:w="839" w:type="dxa"/>
            <w:tcBorders>
              <w:top w:val="nil"/>
              <w:left w:val="nil"/>
              <w:bottom w:val="single" w:sz="4" w:space="0" w:color="auto"/>
              <w:right w:val="nil"/>
            </w:tcBorders>
            <w:shd w:val="clear" w:color="auto" w:fill="auto"/>
            <w:noWrap/>
            <w:vAlign w:val="bottom"/>
            <w:hideMark/>
          </w:tcPr>
          <w:p w14:paraId="10140769" w14:textId="77777777" w:rsidR="003A7765" w:rsidRPr="00440820" w:rsidRDefault="003A7765" w:rsidP="00733ACC">
            <w:pPr>
              <w:spacing w:after="0" w:line="240" w:lineRule="auto"/>
              <w:jc w:val="center"/>
              <w:rPr>
                <w:rFonts w:ascii="Calibri" w:eastAsia="Times New Roman" w:hAnsi="Calibri" w:cs="Times New Roman"/>
                <w:color w:val="000000"/>
                <w:lang w:eastAsia="en-GB"/>
              </w:rPr>
            </w:pPr>
            <w:r w:rsidRPr="00440820">
              <w:rPr>
                <w:rFonts w:ascii="Calibri" w:eastAsia="Times New Roman" w:hAnsi="Calibri" w:cs="Times New Roman"/>
                <w:color w:val="000000"/>
                <w:lang w:eastAsia="en-GB"/>
              </w:rPr>
              <w:t>85-89</w:t>
            </w:r>
          </w:p>
        </w:tc>
        <w:tc>
          <w:tcPr>
            <w:tcW w:w="828" w:type="dxa"/>
            <w:tcBorders>
              <w:top w:val="nil"/>
              <w:left w:val="nil"/>
              <w:bottom w:val="single" w:sz="4" w:space="0" w:color="auto"/>
              <w:right w:val="nil"/>
            </w:tcBorders>
            <w:shd w:val="clear" w:color="auto" w:fill="auto"/>
            <w:noWrap/>
            <w:vAlign w:val="bottom"/>
            <w:hideMark/>
          </w:tcPr>
          <w:p w14:paraId="6B6D0F4C" w14:textId="77777777" w:rsidR="003A7765" w:rsidRPr="00440820" w:rsidRDefault="003A7765" w:rsidP="00733ACC">
            <w:pPr>
              <w:spacing w:after="0" w:line="240" w:lineRule="auto"/>
              <w:jc w:val="center"/>
              <w:rPr>
                <w:rFonts w:ascii="Calibri" w:eastAsia="Times New Roman" w:hAnsi="Calibri" w:cs="Times New Roman"/>
                <w:color w:val="000000"/>
                <w:lang w:eastAsia="en-GB"/>
              </w:rPr>
            </w:pPr>
            <w:r w:rsidRPr="00440820">
              <w:rPr>
                <w:rFonts w:ascii="Calibri" w:eastAsia="Times New Roman" w:hAnsi="Calibri" w:cs="Times New Roman"/>
                <w:color w:val="000000"/>
                <w:lang w:eastAsia="en-GB"/>
              </w:rPr>
              <w:t>90+</w:t>
            </w:r>
          </w:p>
        </w:tc>
      </w:tr>
      <w:tr w:rsidR="003A7765" w:rsidRPr="00440820" w14:paraId="394FE95F" w14:textId="77777777" w:rsidTr="00733ACC">
        <w:trPr>
          <w:trHeight w:val="300"/>
        </w:trPr>
        <w:tc>
          <w:tcPr>
            <w:tcW w:w="1174" w:type="dxa"/>
            <w:tcBorders>
              <w:top w:val="nil"/>
              <w:left w:val="nil"/>
              <w:bottom w:val="single" w:sz="4" w:space="0" w:color="auto"/>
              <w:right w:val="nil"/>
            </w:tcBorders>
            <w:shd w:val="clear" w:color="auto" w:fill="auto"/>
            <w:noWrap/>
            <w:vAlign w:val="bottom"/>
            <w:hideMark/>
          </w:tcPr>
          <w:p w14:paraId="1EF7E0B0" w14:textId="77777777" w:rsidR="003A7765" w:rsidRPr="00440820" w:rsidRDefault="003A7765" w:rsidP="00733ACC">
            <w:pPr>
              <w:spacing w:after="0" w:line="240" w:lineRule="auto"/>
              <w:rPr>
                <w:rFonts w:ascii="Calibri" w:eastAsia="Times New Roman" w:hAnsi="Calibri" w:cs="Times New Roman"/>
                <w:color w:val="000000"/>
                <w:lang w:eastAsia="en-GB"/>
              </w:rPr>
            </w:pPr>
            <w:r w:rsidRPr="00440820">
              <w:rPr>
                <w:rFonts w:ascii="Calibri" w:eastAsia="Times New Roman" w:hAnsi="Calibri" w:cs="Times New Roman"/>
                <w:color w:val="000000"/>
                <w:lang w:eastAsia="en-GB"/>
              </w:rPr>
              <w:t>Moran’s I</w:t>
            </w:r>
          </w:p>
        </w:tc>
        <w:tc>
          <w:tcPr>
            <w:tcW w:w="839" w:type="dxa"/>
            <w:tcBorders>
              <w:top w:val="nil"/>
              <w:left w:val="nil"/>
              <w:bottom w:val="single" w:sz="4" w:space="0" w:color="auto"/>
              <w:right w:val="nil"/>
            </w:tcBorders>
            <w:shd w:val="clear" w:color="auto" w:fill="auto"/>
            <w:noWrap/>
            <w:vAlign w:val="bottom"/>
            <w:hideMark/>
          </w:tcPr>
          <w:p w14:paraId="2673906A" w14:textId="2C0DB59A" w:rsidR="003A7765" w:rsidRPr="00440820" w:rsidRDefault="00E26284" w:rsidP="00733ACC">
            <w:pPr>
              <w:spacing w:after="0" w:line="240" w:lineRule="auto"/>
              <w:jc w:val="right"/>
              <w:rPr>
                <w:rFonts w:ascii="Calibri" w:eastAsia="Times New Roman" w:hAnsi="Calibri" w:cs="Times New Roman"/>
                <w:color w:val="000000"/>
                <w:lang w:eastAsia="en-GB"/>
              </w:rPr>
            </w:pPr>
            <w:r>
              <w:rPr>
                <w:rFonts w:ascii="Calibri" w:eastAsia="Times New Roman" w:hAnsi="Calibri" w:cs="Times New Roman"/>
                <w:color w:val="000000"/>
                <w:lang w:eastAsia="en-GB"/>
              </w:rPr>
              <w:t>0.042</w:t>
            </w:r>
          </w:p>
        </w:tc>
        <w:tc>
          <w:tcPr>
            <w:tcW w:w="839" w:type="dxa"/>
            <w:tcBorders>
              <w:top w:val="nil"/>
              <w:left w:val="nil"/>
              <w:bottom w:val="single" w:sz="4" w:space="0" w:color="auto"/>
              <w:right w:val="nil"/>
            </w:tcBorders>
            <w:shd w:val="clear" w:color="auto" w:fill="auto"/>
            <w:noWrap/>
            <w:vAlign w:val="bottom"/>
            <w:hideMark/>
          </w:tcPr>
          <w:p w14:paraId="3A77E922" w14:textId="0D42E143" w:rsidR="003A7765" w:rsidRPr="00440820" w:rsidRDefault="00E26284" w:rsidP="00733ACC">
            <w:pPr>
              <w:spacing w:after="0" w:line="240" w:lineRule="auto"/>
              <w:jc w:val="right"/>
              <w:rPr>
                <w:rFonts w:ascii="Calibri" w:eastAsia="Times New Roman" w:hAnsi="Calibri" w:cs="Times New Roman"/>
                <w:color w:val="000000"/>
                <w:lang w:eastAsia="en-GB"/>
              </w:rPr>
            </w:pPr>
            <w:r>
              <w:rPr>
                <w:rFonts w:ascii="Calibri" w:eastAsia="Times New Roman" w:hAnsi="Calibri" w:cs="Times New Roman"/>
                <w:color w:val="000000"/>
                <w:lang w:eastAsia="en-GB"/>
              </w:rPr>
              <w:t>0.021</w:t>
            </w:r>
          </w:p>
        </w:tc>
        <w:tc>
          <w:tcPr>
            <w:tcW w:w="828" w:type="dxa"/>
            <w:tcBorders>
              <w:top w:val="nil"/>
              <w:left w:val="nil"/>
              <w:bottom w:val="single" w:sz="4" w:space="0" w:color="auto"/>
              <w:right w:val="nil"/>
            </w:tcBorders>
            <w:shd w:val="clear" w:color="auto" w:fill="auto"/>
            <w:noWrap/>
            <w:vAlign w:val="bottom"/>
            <w:hideMark/>
          </w:tcPr>
          <w:p w14:paraId="253780CA" w14:textId="77777777" w:rsidR="003A7765" w:rsidRPr="00440820" w:rsidRDefault="003A7765" w:rsidP="00733ACC">
            <w:pPr>
              <w:spacing w:after="0" w:line="240" w:lineRule="auto"/>
              <w:jc w:val="right"/>
              <w:rPr>
                <w:rFonts w:ascii="Calibri" w:eastAsia="Times New Roman" w:hAnsi="Calibri" w:cs="Times New Roman"/>
                <w:color w:val="000000"/>
                <w:lang w:eastAsia="en-GB"/>
              </w:rPr>
            </w:pPr>
            <w:r>
              <w:rPr>
                <w:rFonts w:ascii="Calibri" w:eastAsia="Times New Roman" w:hAnsi="Calibri" w:cs="Times New Roman"/>
                <w:color w:val="000000"/>
                <w:lang w:eastAsia="en-GB"/>
              </w:rPr>
              <w:t>-0.003</w:t>
            </w:r>
          </w:p>
        </w:tc>
        <w:tc>
          <w:tcPr>
            <w:tcW w:w="839" w:type="dxa"/>
            <w:tcBorders>
              <w:top w:val="nil"/>
              <w:left w:val="nil"/>
              <w:bottom w:val="single" w:sz="4" w:space="0" w:color="auto"/>
              <w:right w:val="nil"/>
            </w:tcBorders>
            <w:shd w:val="clear" w:color="auto" w:fill="auto"/>
            <w:noWrap/>
            <w:vAlign w:val="bottom"/>
            <w:hideMark/>
          </w:tcPr>
          <w:p w14:paraId="5D548B24" w14:textId="620A5B3B" w:rsidR="003A7765" w:rsidRPr="00440820" w:rsidRDefault="00E26284" w:rsidP="00733ACC">
            <w:pPr>
              <w:spacing w:after="0" w:line="240" w:lineRule="auto"/>
              <w:jc w:val="right"/>
              <w:rPr>
                <w:rFonts w:ascii="Calibri" w:eastAsia="Times New Roman" w:hAnsi="Calibri" w:cs="Times New Roman"/>
                <w:color w:val="000000"/>
                <w:lang w:eastAsia="en-GB"/>
              </w:rPr>
            </w:pPr>
            <w:r>
              <w:rPr>
                <w:rFonts w:ascii="Calibri" w:eastAsia="Times New Roman" w:hAnsi="Calibri" w:cs="Times New Roman"/>
                <w:color w:val="000000"/>
                <w:lang w:eastAsia="en-GB"/>
              </w:rPr>
              <w:t>0.001</w:t>
            </w:r>
          </w:p>
        </w:tc>
        <w:tc>
          <w:tcPr>
            <w:tcW w:w="839" w:type="dxa"/>
            <w:tcBorders>
              <w:top w:val="nil"/>
              <w:left w:val="nil"/>
              <w:bottom w:val="single" w:sz="4" w:space="0" w:color="auto"/>
              <w:right w:val="nil"/>
            </w:tcBorders>
            <w:shd w:val="clear" w:color="auto" w:fill="auto"/>
            <w:noWrap/>
            <w:vAlign w:val="bottom"/>
            <w:hideMark/>
          </w:tcPr>
          <w:p w14:paraId="0F6AC20B" w14:textId="7DD9D60A" w:rsidR="003A7765" w:rsidRPr="00440820" w:rsidRDefault="00E26284" w:rsidP="00733ACC">
            <w:pPr>
              <w:spacing w:after="0" w:line="240" w:lineRule="auto"/>
              <w:jc w:val="right"/>
              <w:rPr>
                <w:rFonts w:ascii="Calibri" w:eastAsia="Times New Roman" w:hAnsi="Calibri" w:cs="Times New Roman"/>
                <w:color w:val="000000"/>
                <w:lang w:eastAsia="en-GB"/>
              </w:rPr>
            </w:pPr>
            <w:r>
              <w:rPr>
                <w:rFonts w:ascii="Calibri" w:eastAsia="Times New Roman" w:hAnsi="Calibri" w:cs="Times New Roman"/>
                <w:color w:val="000000"/>
                <w:lang w:eastAsia="en-GB"/>
              </w:rPr>
              <w:t>-0.024</w:t>
            </w:r>
          </w:p>
        </w:tc>
        <w:tc>
          <w:tcPr>
            <w:tcW w:w="828" w:type="dxa"/>
            <w:tcBorders>
              <w:top w:val="nil"/>
              <w:left w:val="nil"/>
              <w:bottom w:val="single" w:sz="4" w:space="0" w:color="auto"/>
              <w:right w:val="nil"/>
            </w:tcBorders>
            <w:shd w:val="clear" w:color="auto" w:fill="auto"/>
            <w:noWrap/>
            <w:vAlign w:val="bottom"/>
            <w:hideMark/>
          </w:tcPr>
          <w:p w14:paraId="0DA2CAEF" w14:textId="77777777" w:rsidR="003A7765" w:rsidRPr="00440820" w:rsidRDefault="003A7765" w:rsidP="00733ACC">
            <w:pPr>
              <w:spacing w:after="0" w:line="240" w:lineRule="auto"/>
              <w:jc w:val="right"/>
              <w:rPr>
                <w:rFonts w:ascii="Calibri" w:eastAsia="Times New Roman" w:hAnsi="Calibri" w:cs="Times New Roman"/>
                <w:color w:val="000000"/>
                <w:lang w:eastAsia="en-GB"/>
              </w:rPr>
            </w:pPr>
            <w:r>
              <w:rPr>
                <w:rFonts w:ascii="Calibri" w:eastAsia="Times New Roman" w:hAnsi="Calibri" w:cs="Times New Roman"/>
                <w:color w:val="000000"/>
                <w:lang w:eastAsia="en-GB"/>
              </w:rPr>
              <w:t>-0.022</w:t>
            </w:r>
          </w:p>
        </w:tc>
      </w:tr>
    </w:tbl>
    <w:p w14:paraId="49B8C458" w14:textId="77777777" w:rsidR="003A7765" w:rsidRDefault="003A7765" w:rsidP="006E05BF">
      <w:pPr>
        <w:spacing w:after="0" w:line="480" w:lineRule="auto"/>
        <w:rPr>
          <w:sz w:val="24"/>
          <w:szCs w:val="24"/>
        </w:rPr>
      </w:pPr>
    </w:p>
    <w:p w14:paraId="50512DD9" w14:textId="77777777" w:rsidR="003A7765" w:rsidRDefault="003A7765" w:rsidP="003A7765">
      <w:pPr>
        <w:spacing w:line="480" w:lineRule="auto"/>
        <w:rPr>
          <w:b/>
          <w:sz w:val="24"/>
          <w:szCs w:val="24"/>
        </w:rPr>
      </w:pPr>
      <w:r>
        <w:rPr>
          <w:b/>
          <w:sz w:val="24"/>
          <w:szCs w:val="24"/>
        </w:rPr>
        <w:t xml:space="preserve">Table 2: Correlation between age-specific rate ratio values between </w:t>
      </w:r>
      <w:proofErr w:type="gramStart"/>
      <w:r>
        <w:rPr>
          <w:b/>
          <w:sz w:val="24"/>
          <w:szCs w:val="24"/>
        </w:rPr>
        <w:t>sex</w:t>
      </w:r>
      <w:proofErr w:type="gramEnd"/>
      <w:r>
        <w:rPr>
          <w:b/>
          <w:sz w:val="24"/>
          <w:szCs w:val="24"/>
        </w:rPr>
        <w:t>.</w:t>
      </w:r>
    </w:p>
    <w:tbl>
      <w:tblPr>
        <w:tblW w:w="3080" w:type="dxa"/>
        <w:tblLook w:val="04A0" w:firstRow="1" w:lastRow="0" w:firstColumn="1" w:lastColumn="0" w:noHBand="0" w:noVBand="1"/>
      </w:tblPr>
      <w:tblGrid>
        <w:gridCol w:w="1060"/>
        <w:gridCol w:w="2020"/>
      </w:tblGrid>
      <w:tr w:rsidR="003A7765" w:rsidRPr="00DD0BA7" w14:paraId="472B6D74" w14:textId="77777777" w:rsidTr="00733ACC">
        <w:trPr>
          <w:trHeight w:val="900"/>
        </w:trPr>
        <w:tc>
          <w:tcPr>
            <w:tcW w:w="1060" w:type="dxa"/>
            <w:tcBorders>
              <w:top w:val="single" w:sz="4" w:space="0" w:color="auto"/>
              <w:left w:val="nil"/>
              <w:bottom w:val="single" w:sz="4" w:space="0" w:color="auto"/>
              <w:right w:val="nil"/>
            </w:tcBorders>
            <w:shd w:val="clear" w:color="auto" w:fill="auto"/>
            <w:noWrap/>
            <w:vAlign w:val="center"/>
            <w:hideMark/>
          </w:tcPr>
          <w:p w14:paraId="5558BB6B" w14:textId="77777777" w:rsidR="003A7765" w:rsidRPr="00DD0BA7" w:rsidRDefault="003A7765" w:rsidP="00733ACC">
            <w:pPr>
              <w:spacing w:after="0" w:line="240" w:lineRule="auto"/>
              <w:jc w:val="center"/>
              <w:rPr>
                <w:rFonts w:ascii="Calibri" w:eastAsia="Times New Roman" w:hAnsi="Calibri" w:cs="Times New Roman"/>
                <w:color w:val="000000"/>
                <w:lang w:eastAsia="en-GB"/>
              </w:rPr>
            </w:pPr>
            <w:r w:rsidRPr="00DD0BA7">
              <w:rPr>
                <w:rFonts w:ascii="Calibri" w:eastAsia="Times New Roman" w:hAnsi="Calibri" w:cs="Times New Roman"/>
                <w:color w:val="000000"/>
                <w:lang w:eastAsia="en-GB"/>
              </w:rPr>
              <w:lastRenderedPageBreak/>
              <w:t>Age band</w:t>
            </w:r>
          </w:p>
        </w:tc>
        <w:tc>
          <w:tcPr>
            <w:tcW w:w="2020" w:type="dxa"/>
            <w:tcBorders>
              <w:top w:val="single" w:sz="4" w:space="0" w:color="auto"/>
              <w:left w:val="nil"/>
              <w:bottom w:val="single" w:sz="4" w:space="0" w:color="auto"/>
              <w:right w:val="nil"/>
            </w:tcBorders>
            <w:shd w:val="clear" w:color="auto" w:fill="auto"/>
            <w:vAlign w:val="center"/>
            <w:hideMark/>
          </w:tcPr>
          <w:p w14:paraId="481ACCB1" w14:textId="77777777" w:rsidR="003A7765" w:rsidRPr="00DD0BA7" w:rsidRDefault="003A7765" w:rsidP="00733ACC">
            <w:pPr>
              <w:spacing w:after="0" w:line="240" w:lineRule="auto"/>
              <w:jc w:val="center"/>
              <w:rPr>
                <w:rFonts w:ascii="Calibri" w:eastAsia="Times New Roman" w:hAnsi="Calibri" w:cs="Times New Roman"/>
                <w:color w:val="000000"/>
                <w:lang w:eastAsia="en-GB"/>
              </w:rPr>
            </w:pPr>
            <w:r w:rsidRPr="00DD0BA7">
              <w:rPr>
                <w:rFonts w:ascii="Calibri" w:eastAsia="Times New Roman" w:hAnsi="Calibri" w:cs="Times New Roman"/>
                <w:color w:val="000000"/>
                <w:lang w:eastAsia="en-GB"/>
              </w:rPr>
              <w:t>Correlation between male and female rate ratios</w:t>
            </w:r>
          </w:p>
        </w:tc>
      </w:tr>
      <w:tr w:rsidR="003A7765" w:rsidRPr="00DD0BA7" w14:paraId="2E416090" w14:textId="77777777" w:rsidTr="00733ACC">
        <w:trPr>
          <w:trHeight w:val="300"/>
        </w:trPr>
        <w:tc>
          <w:tcPr>
            <w:tcW w:w="1060" w:type="dxa"/>
            <w:tcBorders>
              <w:top w:val="nil"/>
              <w:left w:val="nil"/>
              <w:bottom w:val="nil"/>
              <w:right w:val="nil"/>
            </w:tcBorders>
            <w:shd w:val="clear" w:color="auto" w:fill="auto"/>
            <w:noWrap/>
            <w:vAlign w:val="bottom"/>
            <w:hideMark/>
          </w:tcPr>
          <w:p w14:paraId="6812DC19" w14:textId="77777777" w:rsidR="003A7765" w:rsidRPr="00DD0BA7" w:rsidRDefault="003A7765" w:rsidP="00733ACC">
            <w:pPr>
              <w:spacing w:after="0" w:line="240" w:lineRule="auto"/>
              <w:rPr>
                <w:rFonts w:ascii="Calibri" w:eastAsia="Times New Roman" w:hAnsi="Calibri" w:cs="Times New Roman"/>
                <w:color w:val="000000"/>
                <w:lang w:eastAsia="en-GB"/>
              </w:rPr>
            </w:pPr>
            <w:r w:rsidRPr="00DD0BA7">
              <w:rPr>
                <w:rFonts w:ascii="Calibri" w:eastAsia="Times New Roman" w:hAnsi="Calibri" w:cs="Times New Roman"/>
                <w:color w:val="000000"/>
                <w:lang w:eastAsia="en-GB"/>
              </w:rPr>
              <w:t>80-84</w:t>
            </w:r>
          </w:p>
        </w:tc>
        <w:tc>
          <w:tcPr>
            <w:tcW w:w="2020" w:type="dxa"/>
            <w:tcBorders>
              <w:top w:val="nil"/>
              <w:left w:val="nil"/>
              <w:bottom w:val="nil"/>
              <w:right w:val="nil"/>
            </w:tcBorders>
            <w:shd w:val="clear" w:color="auto" w:fill="auto"/>
            <w:noWrap/>
            <w:vAlign w:val="bottom"/>
            <w:hideMark/>
          </w:tcPr>
          <w:p w14:paraId="36928692" w14:textId="6EEC6BE9" w:rsidR="003A7765" w:rsidRPr="00DD0BA7" w:rsidRDefault="005C4325" w:rsidP="00733ACC">
            <w:pPr>
              <w:spacing w:after="0" w:line="240" w:lineRule="auto"/>
              <w:jc w:val="right"/>
              <w:rPr>
                <w:rFonts w:ascii="Calibri" w:eastAsia="Times New Roman" w:hAnsi="Calibri" w:cs="Times New Roman"/>
                <w:color w:val="000000"/>
                <w:lang w:eastAsia="en-GB"/>
              </w:rPr>
            </w:pPr>
            <w:r>
              <w:rPr>
                <w:rFonts w:ascii="Calibri" w:eastAsia="Times New Roman" w:hAnsi="Calibri" w:cs="Times New Roman"/>
                <w:color w:val="000000"/>
                <w:lang w:eastAsia="en-GB"/>
              </w:rPr>
              <w:t>0.157</w:t>
            </w:r>
          </w:p>
        </w:tc>
      </w:tr>
      <w:tr w:rsidR="003A7765" w:rsidRPr="00DD0BA7" w14:paraId="66C0497C" w14:textId="77777777" w:rsidTr="00733ACC">
        <w:trPr>
          <w:trHeight w:val="300"/>
        </w:trPr>
        <w:tc>
          <w:tcPr>
            <w:tcW w:w="1060" w:type="dxa"/>
            <w:tcBorders>
              <w:top w:val="nil"/>
              <w:left w:val="nil"/>
              <w:bottom w:val="nil"/>
              <w:right w:val="nil"/>
            </w:tcBorders>
            <w:shd w:val="clear" w:color="auto" w:fill="auto"/>
            <w:noWrap/>
            <w:vAlign w:val="bottom"/>
            <w:hideMark/>
          </w:tcPr>
          <w:p w14:paraId="1D223FC5" w14:textId="77777777" w:rsidR="003A7765" w:rsidRPr="00DD0BA7" w:rsidRDefault="003A7765" w:rsidP="00733ACC">
            <w:pPr>
              <w:spacing w:after="0" w:line="240" w:lineRule="auto"/>
              <w:rPr>
                <w:rFonts w:ascii="Calibri" w:eastAsia="Times New Roman" w:hAnsi="Calibri" w:cs="Times New Roman"/>
                <w:color w:val="000000"/>
                <w:lang w:eastAsia="en-GB"/>
              </w:rPr>
            </w:pPr>
            <w:r w:rsidRPr="00DD0BA7">
              <w:rPr>
                <w:rFonts w:ascii="Calibri" w:eastAsia="Times New Roman" w:hAnsi="Calibri" w:cs="Times New Roman"/>
                <w:color w:val="000000"/>
                <w:lang w:eastAsia="en-GB"/>
              </w:rPr>
              <w:t>85-89</w:t>
            </w:r>
          </w:p>
        </w:tc>
        <w:tc>
          <w:tcPr>
            <w:tcW w:w="2020" w:type="dxa"/>
            <w:tcBorders>
              <w:top w:val="nil"/>
              <w:left w:val="nil"/>
              <w:bottom w:val="nil"/>
              <w:right w:val="nil"/>
            </w:tcBorders>
            <w:shd w:val="clear" w:color="auto" w:fill="auto"/>
            <w:noWrap/>
            <w:vAlign w:val="bottom"/>
            <w:hideMark/>
          </w:tcPr>
          <w:p w14:paraId="45F518AC" w14:textId="0D107CB1" w:rsidR="003A7765" w:rsidRPr="00DD0BA7" w:rsidRDefault="005C4325" w:rsidP="00733ACC">
            <w:pPr>
              <w:spacing w:after="0" w:line="240" w:lineRule="auto"/>
              <w:jc w:val="right"/>
              <w:rPr>
                <w:rFonts w:ascii="Calibri" w:eastAsia="Times New Roman" w:hAnsi="Calibri" w:cs="Times New Roman"/>
                <w:color w:val="000000"/>
                <w:lang w:eastAsia="en-GB"/>
              </w:rPr>
            </w:pPr>
            <w:r>
              <w:rPr>
                <w:rFonts w:ascii="Calibri" w:eastAsia="Times New Roman" w:hAnsi="Calibri" w:cs="Times New Roman"/>
                <w:color w:val="000000"/>
                <w:lang w:eastAsia="en-GB"/>
              </w:rPr>
              <w:t>0.148</w:t>
            </w:r>
          </w:p>
        </w:tc>
      </w:tr>
      <w:tr w:rsidR="003A7765" w:rsidRPr="00DD0BA7" w14:paraId="4052C526" w14:textId="77777777" w:rsidTr="00733ACC">
        <w:trPr>
          <w:trHeight w:val="300"/>
        </w:trPr>
        <w:tc>
          <w:tcPr>
            <w:tcW w:w="1060" w:type="dxa"/>
            <w:tcBorders>
              <w:top w:val="nil"/>
              <w:left w:val="nil"/>
              <w:bottom w:val="single" w:sz="4" w:space="0" w:color="auto"/>
              <w:right w:val="nil"/>
            </w:tcBorders>
            <w:shd w:val="clear" w:color="auto" w:fill="auto"/>
            <w:noWrap/>
            <w:vAlign w:val="bottom"/>
            <w:hideMark/>
          </w:tcPr>
          <w:p w14:paraId="79D0136D" w14:textId="77777777" w:rsidR="003A7765" w:rsidRPr="00DD0BA7" w:rsidRDefault="003A7765" w:rsidP="00733ACC">
            <w:pPr>
              <w:spacing w:after="0" w:line="240" w:lineRule="auto"/>
              <w:rPr>
                <w:rFonts w:ascii="Calibri" w:eastAsia="Times New Roman" w:hAnsi="Calibri" w:cs="Times New Roman"/>
                <w:color w:val="000000"/>
                <w:lang w:eastAsia="en-GB"/>
              </w:rPr>
            </w:pPr>
            <w:r w:rsidRPr="00DD0BA7">
              <w:rPr>
                <w:rFonts w:ascii="Calibri" w:eastAsia="Times New Roman" w:hAnsi="Calibri" w:cs="Times New Roman"/>
                <w:color w:val="000000"/>
                <w:lang w:eastAsia="en-GB"/>
              </w:rPr>
              <w:t>90+</w:t>
            </w:r>
          </w:p>
        </w:tc>
        <w:tc>
          <w:tcPr>
            <w:tcW w:w="2020" w:type="dxa"/>
            <w:tcBorders>
              <w:top w:val="nil"/>
              <w:left w:val="nil"/>
              <w:bottom w:val="single" w:sz="4" w:space="0" w:color="auto"/>
              <w:right w:val="nil"/>
            </w:tcBorders>
            <w:shd w:val="clear" w:color="auto" w:fill="auto"/>
            <w:noWrap/>
            <w:vAlign w:val="bottom"/>
            <w:hideMark/>
          </w:tcPr>
          <w:p w14:paraId="3E8646B1" w14:textId="77777777" w:rsidR="003A7765" w:rsidRPr="00DD0BA7" w:rsidRDefault="003A7765" w:rsidP="00733ACC">
            <w:pPr>
              <w:spacing w:after="0" w:line="240" w:lineRule="auto"/>
              <w:jc w:val="right"/>
              <w:rPr>
                <w:rFonts w:ascii="Calibri" w:eastAsia="Times New Roman" w:hAnsi="Calibri" w:cs="Times New Roman"/>
                <w:color w:val="000000"/>
                <w:lang w:eastAsia="en-GB"/>
              </w:rPr>
            </w:pPr>
            <w:r>
              <w:rPr>
                <w:rFonts w:ascii="Calibri" w:eastAsia="Times New Roman" w:hAnsi="Calibri" w:cs="Times New Roman"/>
                <w:color w:val="000000"/>
                <w:lang w:eastAsia="en-GB"/>
              </w:rPr>
              <w:t>0.129</w:t>
            </w:r>
          </w:p>
        </w:tc>
      </w:tr>
    </w:tbl>
    <w:p w14:paraId="036D09D7" w14:textId="77777777" w:rsidR="009D011B" w:rsidRDefault="009D011B" w:rsidP="006E05BF">
      <w:pPr>
        <w:spacing w:after="0" w:line="480" w:lineRule="auto"/>
        <w:rPr>
          <w:b/>
          <w:sz w:val="24"/>
          <w:szCs w:val="24"/>
        </w:rPr>
      </w:pPr>
    </w:p>
    <w:p w14:paraId="30FA6881" w14:textId="0090878E" w:rsidR="00DD0BA7" w:rsidRPr="00DD0BA7" w:rsidRDefault="00DD0BA7" w:rsidP="005E7208">
      <w:pPr>
        <w:spacing w:line="480" w:lineRule="auto"/>
        <w:rPr>
          <w:b/>
          <w:sz w:val="24"/>
          <w:szCs w:val="24"/>
        </w:rPr>
      </w:pPr>
      <w:r>
        <w:rPr>
          <w:b/>
          <w:sz w:val="24"/>
          <w:szCs w:val="24"/>
        </w:rPr>
        <w:t>Table 3: Correlation between age-specific rate ratio values within sex.</w:t>
      </w:r>
    </w:p>
    <w:tbl>
      <w:tblPr>
        <w:tblW w:w="5690" w:type="dxa"/>
        <w:tblLook w:val="04A0" w:firstRow="1" w:lastRow="0" w:firstColumn="1" w:lastColumn="0" w:noHBand="0" w:noVBand="1"/>
      </w:tblPr>
      <w:tblGrid>
        <w:gridCol w:w="960"/>
        <w:gridCol w:w="895"/>
        <w:gridCol w:w="839"/>
        <w:gridCol w:w="659"/>
        <w:gridCol w:w="839"/>
        <w:gridCol w:w="839"/>
        <w:gridCol w:w="659"/>
      </w:tblGrid>
      <w:tr w:rsidR="00DD0BA7" w:rsidRPr="00DD0BA7" w14:paraId="51CC1887" w14:textId="77777777" w:rsidTr="00043DF2">
        <w:trPr>
          <w:trHeight w:val="300"/>
        </w:trPr>
        <w:tc>
          <w:tcPr>
            <w:tcW w:w="960" w:type="dxa"/>
            <w:vMerge w:val="restart"/>
            <w:tcBorders>
              <w:top w:val="single" w:sz="4" w:space="0" w:color="auto"/>
              <w:left w:val="nil"/>
              <w:bottom w:val="single" w:sz="4" w:space="0" w:color="000000"/>
              <w:right w:val="nil"/>
            </w:tcBorders>
            <w:shd w:val="clear" w:color="auto" w:fill="auto"/>
            <w:noWrap/>
            <w:vAlign w:val="bottom"/>
            <w:hideMark/>
          </w:tcPr>
          <w:p w14:paraId="3EB55EFA" w14:textId="77777777" w:rsidR="00DD0BA7" w:rsidRPr="00DD0BA7" w:rsidRDefault="00DD0BA7" w:rsidP="00DD0BA7">
            <w:pPr>
              <w:spacing w:after="0" w:line="240" w:lineRule="auto"/>
              <w:jc w:val="center"/>
              <w:rPr>
                <w:rFonts w:ascii="Calibri" w:eastAsia="Times New Roman" w:hAnsi="Calibri" w:cs="Times New Roman"/>
                <w:color w:val="000000"/>
                <w:lang w:eastAsia="en-GB"/>
              </w:rPr>
            </w:pPr>
            <w:r w:rsidRPr="00DD0BA7">
              <w:rPr>
                <w:rFonts w:ascii="Calibri" w:eastAsia="Times New Roman" w:hAnsi="Calibri" w:cs="Times New Roman"/>
                <w:color w:val="000000"/>
                <w:lang w:eastAsia="en-GB"/>
              </w:rPr>
              <w:t> </w:t>
            </w:r>
          </w:p>
        </w:tc>
        <w:tc>
          <w:tcPr>
            <w:tcW w:w="2393" w:type="dxa"/>
            <w:gridSpan w:val="3"/>
            <w:tcBorders>
              <w:top w:val="single" w:sz="4" w:space="0" w:color="auto"/>
              <w:left w:val="nil"/>
              <w:bottom w:val="single" w:sz="4" w:space="0" w:color="auto"/>
              <w:right w:val="nil"/>
            </w:tcBorders>
            <w:shd w:val="clear" w:color="auto" w:fill="auto"/>
            <w:noWrap/>
            <w:vAlign w:val="bottom"/>
            <w:hideMark/>
          </w:tcPr>
          <w:p w14:paraId="4F096BB8" w14:textId="77777777" w:rsidR="00DD0BA7" w:rsidRPr="00DD0BA7" w:rsidRDefault="00DD0BA7" w:rsidP="00DD0BA7">
            <w:pPr>
              <w:spacing w:after="0" w:line="240" w:lineRule="auto"/>
              <w:jc w:val="center"/>
              <w:rPr>
                <w:rFonts w:ascii="Calibri" w:eastAsia="Times New Roman" w:hAnsi="Calibri" w:cs="Times New Roman"/>
                <w:color w:val="000000"/>
                <w:lang w:eastAsia="en-GB"/>
              </w:rPr>
            </w:pPr>
            <w:r w:rsidRPr="00DD0BA7">
              <w:rPr>
                <w:rFonts w:ascii="Calibri" w:eastAsia="Times New Roman" w:hAnsi="Calibri" w:cs="Times New Roman"/>
                <w:color w:val="000000"/>
                <w:lang w:eastAsia="en-GB"/>
              </w:rPr>
              <w:t>Females</w:t>
            </w:r>
          </w:p>
        </w:tc>
        <w:tc>
          <w:tcPr>
            <w:tcW w:w="2337" w:type="dxa"/>
            <w:gridSpan w:val="3"/>
            <w:tcBorders>
              <w:top w:val="single" w:sz="4" w:space="0" w:color="auto"/>
              <w:left w:val="nil"/>
              <w:bottom w:val="single" w:sz="4" w:space="0" w:color="auto"/>
              <w:right w:val="nil"/>
            </w:tcBorders>
            <w:shd w:val="clear" w:color="auto" w:fill="auto"/>
            <w:noWrap/>
            <w:vAlign w:val="bottom"/>
            <w:hideMark/>
          </w:tcPr>
          <w:p w14:paraId="377655F3" w14:textId="77777777" w:rsidR="00DD0BA7" w:rsidRPr="00DD0BA7" w:rsidRDefault="00DD0BA7" w:rsidP="00DD0BA7">
            <w:pPr>
              <w:spacing w:after="0" w:line="240" w:lineRule="auto"/>
              <w:jc w:val="center"/>
              <w:rPr>
                <w:rFonts w:ascii="Calibri" w:eastAsia="Times New Roman" w:hAnsi="Calibri" w:cs="Times New Roman"/>
                <w:color w:val="000000"/>
                <w:lang w:eastAsia="en-GB"/>
              </w:rPr>
            </w:pPr>
            <w:r w:rsidRPr="00DD0BA7">
              <w:rPr>
                <w:rFonts w:ascii="Calibri" w:eastAsia="Times New Roman" w:hAnsi="Calibri" w:cs="Times New Roman"/>
                <w:color w:val="000000"/>
                <w:lang w:eastAsia="en-GB"/>
              </w:rPr>
              <w:t>Males</w:t>
            </w:r>
          </w:p>
        </w:tc>
      </w:tr>
      <w:tr w:rsidR="00DD0BA7" w:rsidRPr="00DD0BA7" w14:paraId="2B369E42" w14:textId="77777777" w:rsidTr="00043DF2">
        <w:trPr>
          <w:trHeight w:val="300"/>
        </w:trPr>
        <w:tc>
          <w:tcPr>
            <w:tcW w:w="960" w:type="dxa"/>
            <w:vMerge/>
            <w:tcBorders>
              <w:top w:val="single" w:sz="4" w:space="0" w:color="auto"/>
              <w:left w:val="nil"/>
              <w:bottom w:val="single" w:sz="4" w:space="0" w:color="000000"/>
              <w:right w:val="nil"/>
            </w:tcBorders>
            <w:vAlign w:val="center"/>
            <w:hideMark/>
          </w:tcPr>
          <w:p w14:paraId="1DD5D74D" w14:textId="77777777" w:rsidR="00DD0BA7" w:rsidRPr="00DD0BA7" w:rsidRDefault="00DD0BA7" w:rsidP="00DD0BA7">
            <w:pPr>
              <w:spacing w:after="0" w:line="240" w:lineRule="auto"/>
              <w:rPr>
                <w:rFonts w:ascii="Calibri" w:eastAsia="Times New Roman" w:hAnsi="Calibri" w:cs="Times New Roman"/>
                <w:color w:val="000000"/>
                <w:lang w:eastAsia="en-GB"/>
              </w:rPr>
            </w:pPr>
          </w:p>
        </w:tc>
        <w:tc>
          <w:tcPr>
            <w:tcW w:w="895" w:type="dxa"/>
            <w:tcBorders>
              <w:top w:val="nil"/>
              <w:left w:val="nil"/>
              <w:bottom w:val="single" w:sz="4" w:space="0" w:color="auto"/>
              <w:right w:val="nil"/>
            </w:tcBorders>
            <w:shd w:val="clear" w:color="auto" w:fill="auto"/>
            <w:noWrap/>
            <w:vAlign w:val="bottom"/>
            <w:hideMark/>
          </w:tcPr>
          <w:p w14:paraId="2FB159CC" w14:textId="77777777" w:rsidR="00DD0BA7" w:rsidRPr="00DD0BA7" w:rsidRDefault="00DD0BA7" w:rsidP="00DD0BA7">
            <w:pPr>
              <w:spacing w:after="0" w:line="240" w:lineRule="auto"/>
              <w:rPr>
                <w:rFonts w:ascii="Calibri" w:eastAsia="Times New Roman" w:hAnsi="Calibri" w:cs="Times New Roman"/>
                <w:color w:val="000000"/>
                <w:lang w:eastAsia="en-GB"/>
              </w:rPr>
            </w:pPr>
            <w:r w:rsidRPr="00DD0BA7">
              <w:rPr>
                <w:rFonts w:ascii="Calibri" w:eastAsia="Times New Roman" w:hAnsi="Calibri" w:cs="Times New Roman"/>
                <w:color w:val="000000"/>
                <w:lang w:eastAsia="en-GB"/>
              </w:rPr>
              <w:t>80-84</w:t>
            </w:r>
          </w:p>
        </w:tc>
        <w:tc>
          <w:tcPr>
            <w:tcW w:w="839" w:type="dxa"/>
            <w:tcBorders>
              <w:top w:val="nil"/>
              <w:left w:val="nil"/>
              <w:bottom w:val="single" w:sz="4" w:space="0" w:color="auto"/>
              <w:right w:val="nil"/>
            </w:tcBorders>
            <w:shd w:val="clear" w:color="auto" w:fill="auto"/>
            <w:noWrap/>
            <w:vAlign w:val="bottom"/>
            <w:hideMark/>
          </w:tcPr>
          <w:p w14:paraId="41CEC31F" w14:textId="77777777" w:rsidR="00DD0BA7" w:rsidRPr="00DD0BA7" w:rsidRDefault="00DD0BA7" w:rsidP="00DD0BA7">
            <w:pPr>
              <w:spacing w:after="0" w:line="240" w:lineRule="auto"/>
              <w:rPr>
                <w:rFonts w:ascii="Calibri" w:eastAsia="Times New Roman" w:hAnsi="Calibri" w:cs="Times New Roman"/>
                <w:color w:val="000000"/>
                <w:lang w:eastAsia="en-GB"/>
              </w:rPr>
            </w:pPr>
            <w:r w:rsidRPr="00DD0BA7">
              <w:rPr>
                <w:rFonts w:ascii="Calibri" w:eastAsia="Times New Roman" w:hAnsi="Calibri" w:cs="Times New Roman"/>
                <w:color w:val="000000"/>
                <w:lang w:eastAsia="en-GB"/>
              </w:rPr>
              <w:t>85-89</w:t>
            </w:r>
          </w:p>
        </w:tc>
        <w:tc>
          <w:tcPr>
            <w:tcW w:w="659" w:type="dxa"/>
            <w:tcBorders>
              <w:top w:val="nil"/>
              <w:left w:val="nil"/>
              <w:bottom w:val="single" w:sz="4" w:space="0" w:color="auto"/>
              <w:right w:val="nil"/>
            </w:tcBorders>
            <w:shd w:val="clear" w:color="auto" w:fill="auto"/>
            <w:noWrap/>
            <w:vAlign w:val="bottom"/>
            <w:hideMark/>
          </w:tcPr>
          <w:p w14:paraId="34205833" w14:textId="77777777" w:rsidR="00DD0BA7" w:rsidRPr="00DD0BA7" w:rsidRDefault="00DD0BA7" w:rsidP="00DD0BA7">
            <w:pPr>
              <w:spacing w:after="0" w:line="240" w:lineRule="auto"/>
              <w:rPr>
                <w:rFonts w:ascii="Calibri" w:eastAsia="Times New Roman" w:hAnsi="Calibri" w:cs="Times New Roman"/>
                <w:color w:val="000000"/>
                <w:lang w:eastAsia="en-GB"/>
              </w:rPr>
            </w:pPr>
            <w:r w:rsidRPr="00DD0BA7">
              <w:rPr>
                <w:rFonts w:ascii="Calibri" w:eastAsia="Times New Roman" w:hAnsi="Calibri" w:cs="Times New Roman"/>
                <w:color w:val="000000"/>
                <w:lang w:eastAsia="en-GB"/>
              </w:rPr>
              <w:t>90+</w:t>
            </w:r>
          </w:p>
        </w:tc>
        <w:tc>
          <w:tcPr>
            <w:tcW w:w="839" w:type="dxa"/>
            <w:tcBorders>
              <w:top w:val="nil"/>
              <w:left w:val="nil"/>
              <w:bottom w:val="single" w:sz="4" w:space="0" w:color="auto"/>
              <w:right w:val="nil"/>
            </w:tcBorders>
            <w:shd w:val="clear" w:color="auto" w:fill="auto"/>
            <w:noWrap/>
            <w:vAlign w:val="bottom"/>
            <w:hideMark/>
          </w:tcPr>
          <w:p w14:paraId="57E4717F" w14:textId="77777777" w:rsidR="00DD0BA7" w:rsidRPr="00DD0BA7" w:rsidRDefault="00DD0BA7" w:rsidP="00DD0BA7">
            <w:pPr>
              <w:spacing w:after="0" w:line="240" w:lineRule="auto"/>
              <w:rPr>
                <w:rFonts w:ascii="Calibri" w:eastAsia="Times New Roman" w:hAnsi="Calibri" w:cs="Times New Roman"/>
                <w:color w:val="000000"/>
                <w:lang w:eastAsia="en-GB"/>
              </w:rPr>
            </w:pPr>
            <w:r w:rsidRPr="00DD0BA7">
              <w:rPr>
                <w:rFonts w:ascii="Calibri" w:eastAsia="Times New Roman" w:hAnsi="Calibri" w:cs="Times New Roman"/>
                <w:color w:val="000000"/>
                <w:lang w:eastAsia="en-GB"/>
              </w:rPr>
              <w:t>80-84</w:t>
            </w:r>
          </w:p>
        </w:tc>
        <w:tc>
          <w:tcPr>
            <w:tcW w:w="839" w:type="dxa"/>
            <w:tcBorders>
              <w:top w:val="nil"/>
              <w:left w:val="nil"/>
              <w:bottom w:val="single" w:sz="4" w:space="0" w:color="auto"/>
              <w:right w:val="nil"/>
            </w:tcBorders>
            <w:shd w:val="clear" w:color="auto" w:fill="auto"/>
            <w:noWrap/>
            <w:vAlign w:val="bottom"/>
            <w:hideMark/>
          </w:tcPr>
          <w:p w14:paraId="71E2EE39" w14:textId="77777777" w:rsidR="00DD0BA7" w:rsidRPr="00DD0BA7" w:rsidRDefault="00DD0BA7" w:rsidP="00DD0BA7">
            <w:pPr>
              <w:spacing w:after="0" w:line="240" w:lineRule="auto"/>
              <w:rPr>
                <w:rFonts w:ascii="Calibri" w:eastAsia="Times New Roman" w:hAnsi="Calibri" w:cs="Times New Roman"/>
                <w:color w:val="000000"/>
                <w:lang w:eastAsia="en-GB"/>
              </w:rPr>
            </w:pPr>
            <w:r w:rsidRPr="00DD0BA7">
              <w:rPr>
                <w:rFonts w:ascii="Calibri" w:eastAsia="Times New Roman" w:hAnsi="Calibri" w:cs="Times New Roman"/>
                <w:color w:val="000000"/>
                <w:lang w:eastAsia="en-GB"/>
              </w:rPr>
              <w:t>85-89</w:t>
            </w:r>
          </w:p>
        </w:tc>
        <w:tc>
          <w:tcPr>
            <w:tcW w:w="659" w:type="dxa"/>
            <w:tcBorders>
              <w:top w:val="nil"/>
              <w:left w:val="nil"/>
              <w:bottom w:val="single" w:sz="4" w:space="0" w:color="auto"/>
              <w:right w:val="nil"/>
            </w:tcBorders>
            <w:shd w:val="clear" w:color="auto" w:fill="auto"/>
            <w:noWrap/>
            <w:vAlign w:val="bottom"/>
            <w:hideMark/>
          </w:tcPr>
          <w:p w14:paraId="29D9FFC9" w14:textId="77777777" w:rsidR="00DD0BA7" w:rsidRPr="00DD0BA7" w:rsidRDefault="00DD0BA7" w:rsidP="00DD0BA7">
            <w:pPr>
              <w:spacing w:after="0" w:line="240" w:lineRule="auto"/>
              <w:rPr>
                <w:rFonts w:ascii="Calibri" w:eastAsia="Times New Roman" w:hAnsi="Calibri" w:cs="Times New Roman"/>
                <w:color w:val="000000"/>
                <w:lang w:eastAsia="en-GB"/>
              </w:rPr>
            </w:pPr>
            <w:r w:rsidRPr="00DD0BA7">
              <w:rPr>
                <w:rFonts w:ascii="Calibri" w:eastAsia="Times New Roman" w:hAnsi="Calibri" w:cs="Times New Roman"/>
                <w:color w:val="000000"/>
                <w:lang w:eastAsia="en-GB"/>
              </w:rPr>
              <w:t>90+</w:t>
            </w:r>
          </w:p>
        </w:tc>
      </w:tr>
      <w:tr w:rsidR="00DD0BA7" w:rsidRPr="00DD0BA7" w14:paraId="0DFD2351" w14:textId="77777777" w:rsidTr="00043DF2">
        <w:trPr>
          <w:trHeight w:val="300"/>
        </w:trPr>
        <w:tc>
          <w:tcPr>
            <w:tcW w:w="960" w:type="dxa"/>
            <w:tcBorders>
              <w:top w:val="nil"/>
              <w:left w:val="nil"/>
              <w:bottom w:val="nil"/>
              <w:right w:val="nil"/>
            </w:tcBorders>
            <w:shd w:val="clear" w:color="auto" w:fill="auto"/>
            <w:noWrap/>
            <w:vAlign w:val="bottom"/>
            <w:hideMark/>
          </w:tcPr>
          <w:p w14:paraId="69621474" w14:textId="77777777" w:rsidR="00DD0BA7" w:rsidRPr="00DD0BA7" w:rsidRDefault="00DD0BA7" w:rsidP="00DD0BA7">
            <w:pPr>
              <w:spacing w:after="0" w:line="240" w:lineRule="auto"/>
              <w:rPr>
                <w:rFonts w:ascii="Calibri" w:eastAsia="Times New Roman" w:hAnsi="Calibri" w:cs="Times New Roman"/>
                <w:color w:val="000000"/>
                <w:lang w:eastAsia="en-GB"/>
              </w:rPr>
            </w:pPr>
            <w:r w:rsidRPr="00DD0BA7">
              <w:rPr>
                <w:rFonts w:ascii="Calibri" w:eastAsia="Times New Roman" w:hAnsi="Calibri" w:cs="Times New Roman"/>
                <w:color w:val="000000"/>
                <w:lang w:eastAsia="en-GB"/>
              </w:rPr>
              <w:t>80-84</w:t>
            </w:r>
          </w:p>
        </w:tc>
        <w:tc>
          <w:tcPr>
            <w:tcW w:w="895" w:type="dxa"/>
            <w:tcBorders>
              <w:top w:val="nil"/>
              <w:left w:val="nil"/>
              <w:bottom w:val="nil"/>
              <w:right w:val="nil"/>
            </w:tcBorders>
            <w:shd w:val="clear" w:color="auto" w:fill="auto"/>
            <w:noWrap/>
            <w:vAlign w:val="bottom"/>
            <w:hideMark/>
          </w:tcPr>
          <w:p w14:paraId="72B7951B" w14:textId="77777777" w:rsidR="00DD0BA7" w:rsidRPr="00DD0BA7" w:rsidRDefault="00DD0BA7" w:rsidP="00DD0BA7">
            <w:pPr>
              <w:spacing w:after="0" w:line="240" w:lineRule="auto"/>
              <w:jc w:val="right"/>
              <w:rPr>
                <w:rFonts w:ascii="Calibri" w:eastAsia="Times New Roman" w:hAnsi="Calibri" w:cs="Times New Roman"/>
                <w:color w:val="000000"/>
                <w:lang w:eastAsia="en-GB"/>
              </w:rPr>
            </w:pPr>
            <w:r w:rsidRPr="00DD0BA7">
              <w:rPr>
                <w:rFonts w:ascii="Calibri" w:eastAsia="Times New Roman" w:hAnsi="Calibri" w:cs="Times New Roman"/>
                <w:color w:val="000000"/>
                <w:lang w:eastAsia="en-GB"/>
              </w:rPr>
              <w:t>1</w:t>
            </w:r>
          </w:p>
        </w:tc>
        <w:tc>
          <w:tcPr>
            <w:tcW w:w="839" w:type="dxa"/>
            <w:tcBorders>
              <w:top w:val="nil"/>
              <w:left w:val="nil"/>
              <w:bottom w:val="nil"/>
              <w:right w:val="nil"/>
            </w:tcBorders>
            <w:shd w:val="clear" w:color="auto" w:fill="auto"/>
            <w:noWrap/>
            <w:vAlign w:val="bottom"/>
            <w:hideMark/>
          </w:tcPr>
          <w:p w14:paraId="07E02D64" w14:textId="77777777" w:rsidR="00DD0BA7" w:rsidRPr="00DD0BA7" w:rsidRDefault="00DD0BA7" w:rsidP="00DD0BA7">
            <w:pPr>
              <w:spacing w:after="0" w:line="240" w:lineRule="auto"/>
              <w:jc w:val="right"/>
              <w:rPr>
                <w:rFonts w:ascii="Calibri" w:eastAsia="Times New Roman" w:hAnsi="Calibri" w:cs="Times New Roman"/>
                <w:color w:val="000000"/>
                <w:lang w:eastAsia="en-GB"/>
              </w:rPr>
            </w:pPr>
          </w:p>
        </w:tc>
        <w:tc>
          <w:tcPr>
            <w:tcW w:w="659" w:type="dxa"/>
            <w:tcBorders>
              <w:top w:val="nil"/>
              <w:left w:val="nil"/>
              <w:bottom w:val="nil"/>
              <w:right w:val="nil"/>
            </w:tcBorders>
            <w:shd w:val="clear" w:color="auto" w:fill="auto"/>
            <w:noWrap/>
            <w:vAlign w:val="bottom"/>
            <w:hideMark/>
          </w:tcPr>
          <w:p w14:paraId="3E39FD1E" w14:textId="77777777" w:rsidR="00DD0BA7" w:rsidRPr="00DD0BA7" w:rsidRDefault="00DD0BA7" w:rsidP="00DD0BA7">
            <w:pPr>
              <w:spacing w:after="0" w:line="240" w:lineRule="auto"/>
              <w:rPr>
                <w:rFonts w:ascii="Times New Roman" w:eastAsia="Times New Roman" w:hAnsi="Times New Roman" w:cs="Times New Roman"/>
                <w:sz w:val="20"/>
                <w:szCs w:val="20"/>
                <w:lang w:eastAsia="en-GB"/>
              </w:rPr>
            </w:pPr>
          </w:p>
        </w:tc>
        <w:tc>
          <w:tcPr>
            <w:tcW w:w="839" w:type="dxa"/>
            <w:tcBorders>
              <w:top w:val="nil"/>
              <w:left w:val="nil"/>
              <w:bottom w:val="nil"/>
              <w:right w:val="nil"/>
            </w:tcBorders>
            <w:shd w:val="clear" w:color="auto" w:fill="auto"/>
            <w:noWrap/>
            <w:vAlign w:val="bottom"/>
            <w:hideMark/>
          </w:tcPr>
          <w:p w14:paraId="51B02CAF" w14:textId="77777777" w:rsidR="00DD0BA7" w:rsidRPr="00DD0BA7" w:rsidRDefault="00DD0BA7" w:rsidP="00DD0BA7">
            <w:pPr>
              <w:spacing w:after="0" w:line="240" w:lineRule="auto"/>
              <w:jc w:val="right"/>
              <w:rPr>
                <w:rFonts w:ascii="Calibri" w:eastAsia="Times New Roman" w:hAnsi="Calibri" w:cs="Times New Roman"/>
                <w:color w:val="000000"/>
                <w:lang w:eastAsia="en-GB"/>
              </w:rPr>
            </w:pPr>
            <w:r w:rsidRPr="00DD0BA7">
              <w:rPr>
                <w:rFonts w:ascii="Calibri" w:eastAsia="Times New Roman" w:hAnsi="Calibri" w:cs="Times New Roman"/>
                <w:color w:val="000000"/>
                <w:lang w:eastAsia="en-GB"/>
              </w:rPr>
              <w:t>1</w:t>
            </w:r>
          </w:p>
        </w:tc>
        <w:tc>
          <w:tcPr>
            <w:tcW w:w="839" w:type="dxa"/>
            <w:tcBorders>
              <w:top w:val="nil"/>
              <w:left w:val="nil"/>
              <w:bottom w:val="nil"/>
              <w:right w:val="nil"/>
            </w:tcBorders>
            <w:shd w:val="clear" w:color="auto" w:fill="auto"/>
            <w:noWrap/>
            <w:vAlign w:val="bottom"/>
            <w:hideMark/>
          </w:tcPr>
          <w:p w14:paraId="6EAF05AC" w14:textId="77777777" w:rsidR="00DD0BA7" w:rsidRPr="00DD0BA7" w:rsidRDefault="00DD0BA7" w:rsidP="00DD0BA7">
            <w:pPr>
              <w:spacing w:after="0" w:line="240" w:lineRule="auto"/>
              <w:jc w:val="right"/>
              <w:rPr>
                <w:rFonts w:ascii="Calibri" w:eastAsia="Times New Roman" w:hAnsi="Calibri" w:cs="Times New Roman"/>
                <w:color w:val="000000"/>
                <w:lang w:eastAsia="en-GB"/>
              </w:rPr>
            </w:pPr>
          </w:p>
        </w:tc>
        <w:tc>
          <w:tcPr>
            <w:tcW w:w="659" w:type="dxa"/>
            <w:tcBorders>
              <w:top w:val="nil"/>
              <w:left w:val="nil"/>
              <w:bottom w:val="nil"/>
              <w:right w:val="nil"/>
            </w:tcBorders>
            <w:shd w:val="clear" w:color="auto" w:fill="auto"/>
            <w:noWrap/>
            <w:vAlign w:val="bottom"/>
            <w:hideMark/>
          </w:tcPr>
          <w:p w14:paraId="4B7977FE" w14:textId="77777777" w:rsidR="00DD0BA7" w:rsidRPr="00DD0BA7" w:rsidRDefault="00DD0BA7" w:rsidP="00DD0BA7">
            <w:pPr>
              <w:spacing w:after="0" w:line="240" w:lineRule="auto"/>
              <w:rPr>
                <w:rFonts w:ascii="Times New Roman" w:eastAsia="Times New Roman" w:hAnsi="Times New Roman" w:cs="Times New Roman"/>
                <w:sz w:val="20"/>
                <w:szCs w:val="20"/>
                <w:lang w:eastAsia="en-GB"/>
              </w:rPr>
            </w:pPr>
          </w:p>
        </w:tc>
      </w:tr>
      <w:tr w:rsidR="00DD0BA7" w:rsidRPr="00DD0BA7" w14:paraId="72EF0883" w14:textId="77777777" w:rsidTr="00043DF2">
        <w:trPr>
          <w:trHeight w:val="300"/>
        </w:trPr>
        <w:tc>
          <w:tcPr>
            <w:tcW w:w="960" w:type="dxa"/>
            <w:tcBorders>
              <w:top w:val="nil"/>
              <w:left w:val="nil"/>
              <w:bottom w:val="nil"/>
              <w:right w:val="nil"/>
            </w:tcBorders>
            <w:shd w:val="clear" w:color="auto" w:fill="auto"/>
            <w:noWrap/>
            <w:vAlign w:val="bottom"/>
            <w:hideMark/>
          </w:tcPr>
          <w:p w14:paraId="43409E50" w14:textId="77777777" w:rsidR="00DD0BA7" w:rsidRPr="00DD0BA7" w:rsidRDefault="00DD0BA7" w:rsidP="00DD0BA7">
            <w:pPr>
              <w:spacing w:after="0" w:line="240" w:lineRule="auto"/>
              <w:rPr>
                <w:rFonts w:ascii="Calibri" w:eastAsia="Times New Roman" w:hAnsi="Calibri" w:cs="Times New Roman"/>
                <w:color w:val="000000"/>
                <w:lang w:eastAsia="en-GB"/>
              </w:rPr>
            </w:pPr>
            <w:r w:rsidRPr="00DD0BA7">
              <w:rPr>
                <w:rFonts w:ascii="Calibri" w:eastAsia="Times New Roman" w:hAnsi="Calibri" w:cs="Times New Roman"/>
                <w:color w:val="000000"/>
                <w:lang w:eastAsia="en-GB"/>
              </w:rPr>
              <w:t>85-89</w:t>
            </w:r>
          </w:p>
        </w:tc>
        <w:tc>
          <w:tcPr>
            <w:tcW w:w="895" w:type="dxa"/>
            <w:tcBorders>
              <w:top w:val="nil"/>
              <w:left w:val="nil"/>
              <w:bottom w:val="nil"/>
              <w:right w:val="nil"/>
            </w:tcBorders>
            <w:shd w:val="clear" w:color="auto" w:fill="auto"/>
            <w:noWrap/>
            <w:vAlign w:val="bottom"/>
            <w:hideMark/>
          </w:tcPr>
          <w:p w14:paraId="21062C45" w14:textId="3A7ACAB1" w:rsidR="00DD0BA7" w:rsidRPr="00DD0BA7" w:rsidRDefault="005C4325" w:rsidP="00DD0BA7">
            <w:pPr>
              <w:spacing w:after="0" w:line="240" w:lineRule="auto"/>
              <w:jc w:val="right"/>
              <w:rPr>
                <w:rFonts w:ascii="Calibri" w:eastAsia="Times New Roman" w:hAnsi="Calibri" w:cs="Times New Roman"/>
                <w:color w:val="000000"/>
                <w:lang w:eastAsia="en-GB"/>
              </w:rPr>
            </w:pPr>
            <w:r>
              <w:rPr>
                <w:rFonts w:ascii="Calibri" w:eastAsia="Times New Roman" w:hAnsi="Calibri" w:cs="Times New Roman"/>
                <w:color w:val="000000"/>
                <w:lang w:eastAsia="en-GB"/>
              </w:rPr>
              <w:t>0.021</w:t>
            </w:r>
          </w:p>
        </w:tc>
        <w:tc>
          <w:tcPr>
            <w:tcW w:w="839" w:type="dxa"/>
            <w:tcBorders>
              <w:top w:val="nil"/>
              <w:left w:val="nil"/>
              <w:bottom w:val="nil"/>
              <w:right w:val="nil"/>
            </w:tcBorders>
            <w:shd w:val="clear" w:color="auto" w:fill="auto"/>
            <w:noWrap/>
            <w:vAlign w:val="bottom"/>
            <w:hideMark/>
          </w:tcPr>
          <w:p w14:paraId="04DD184E" w14:textId="77777777" w:rsidR="00DD0BA7" w:rsidRPr="00DD0BA7" w:rsidRDefault="00DD0BA7" w:rsidP="00DD0BA7">
            <w:pPr>
              <w:spacing w:after="0" w:line="240" w:lineRule="auto"/>
              <w:jc w:val="right"/>
              <w:rPr>
                <w:rFonts w:ascii="Calibri" w:eastAsia="Times New Roman" w:hAnsi="Calibri" w:cs="Times New Roman"/>
                <w:color w:val="000000"/>
                <w:lang w:eastAsia="en-GB"/>
              </w:rPr>
            </w:pPr>
            <w:r w:rsidRPr="00DD0BA7">
              <w:rPr>
                <w:rFonts w:ascii="Calibri" w:eastAsia="Times New Roman" w:hAnsi="Calibri" w:cs="Times New Roman"/>
                <w:color w:val="000000"/>
                <w:lang w:eastAsia="en-GB"/>
              </w:rPr>
              <w:t>1</w:t>
            </w:r>
          </w:p>
        </w:tc>
        <w:tc>
          <w:tcPr>
            <w:tcW w:w="659" w:type="dxa"/>
            <w:tcBorders>
              <w:top w:val="nil"/>
              <w:left w:val="nil"/>
              <w:bottom w:val="nil"/>
              <w:right w:val="nil"/>
            </w:tcBorders>
            <w:shd w:val="clear" w:color="auto" w:fill="auto"/>
            <w:noWrap/>
            <w:vAlign w:val="bottom"/>
            <w:hideMark/>
          </w:tcPr>
          <w:p w14:paraId="30FA1585" w14:textId="77777777" w:rsidR="00DD0BA7" w:rsidRPr="00DD0BA7" w:rsidRDefault="00DD0BA7" w:rsidP="00DD0BA7">
            <w:pPr>
              <w:spacing w:after="0" w:line="240" w:lineRule="auto"/>
              <w:jc w:val="right"/>
              <w:rPr>
                <w:rFonts w:ascii="Calibri" w:eastAsia="Times New Roman" w:hAnsi="Calibri" w:cs="Times New Roman"/>
                <w:color w:val="000000"/>
                <w:lang w:eastAsia="en-GB"/>
              </w:rPr>
            </w:pPr>
          </w:p>
        </w:tc>
        <w:tc>
          <w:tcPr>
            <w:tcW w:w="839" w:type="dxa"/>
            <w:tcBorders>
              <w:top w:val="nil"/>
              <w:left w:val="nil"/>
              <w:bottom w:val="nil"/>
              <w:right w:val="nil"/>
            </w:tcBorders>
            <w:shd w:val="clear" w:color="auto" w:fill="auto"/>
            <w:noWrap/>
            <w:vAlign w:val="bottom"/>
            <w:hideMark/>
          </w:tcPr>
          <w:p w14:paraId="0518571A" w14:textId="27E79453" w:rsidR="00DD0BA7" w:rsidRPr="00DD0BA7" w:rsidRDefault="005C4325" w:rsidP="00DD0BA7">
            <w:pPr>
              <w:spacing w:after="0" w:line="240" w:lineRule="auto"/>
              <w:jc w:val="right"/>
              <w:rPr>
                <w:rFonts w:ascii="Calibri" w:eastAsia="Times New Roman" w:hAnsi="Calibri" w:cs="Times New Roman"/>
                <w:color w:val="000000"/>
                <w:lang w:eastAsia="en-GB"/>
              </w:rPr>
            </w:pPr>
            <w:r>
              <w:rPr>
                <w:rFonts w:ascii="Calibri" w:eastAsia="Times New Roman" w:hAnsi="Calibri" w:cs="Times New Roman"/>
                <w:color w:val="000000"/>
                <w:lang w:eastAsia="en-GB"/>
              </w:rPr>
              <w:t>0.193</w:t>
            </w:r>
          </w:p>
        </w:tc>
        <w:tc>
          <w:tcPr>
            <w:tcW w:w="839" w:type="dxa"/>
            <w:tcBorders>
              <w:top w:val="nil"/>
              <w:left w:val="nil"/>
              <w:bottom w:val="nil"/>
              <w:right w:val="nil"/>
            </w:tcBorders>
            <w:shd w:val="clear" w:color="auto" w:fill="auto"/>
            <w:noWrap/>
            <w:vAlign w:val="bottom"/>
            <w:hideMark/>
          </w:tcPr>
          <w:p w14:paraId="11D23460" w14:textId="77777777" w:rsidR="00DD0BA7" w:rsidRPr="00DD0BA7" w:rsidRDefault="00DD0BA7" w:rsidP="00DD0BA7">
            <w:pPr>
              <w:spacing w:after="0" w:line="240" w:lineRule="auto"/>
              <w:jc w:val="right"/>
              <w:rPr>
                <w:rFonts w:ascii="Calibri" w:eastAsia="Times New Roman" w:hAnsi="Calibri" w:cs="Times New Roman"/>
                <w:color w:val="000000"/>
                <w:lang w:eastAsia="en-GB"/>
              </w:rPr>
            </w:pPr>
            <w:r w:rsidRPr="00DD0BA7">
              <w:rPr>
                <w:rFonts w:ascii="Calibri" w:eastAsia="Times New Roman" w:hAnsi="Calibri" w:cs="Times New Roman"/>
                <w:color w:val="000000"/>
                <w:lang w:eastAsia="en-GB"/>
              </w:rPr>
              <w:t>1</w:t>
            </w:r>
          </w:p>
        </w:tc>
        <w:tc>
          <w:tcPr>
            <w:tcW w:w="659" w:type="dxa"/>
            <w:tcBorders>
              <w:top w:val="nil"/>
              <w:left w:val="nil"/>
              <w:bottom w:val="nil"/>
              <w:right w:val="nil"/>
            </w:tcBorders>
            <w:shd w:val="clear" w:color="auto" w:fill="auto"/>
            <w:noWrap/>
            <w:vAlign w:val="bottom"/>
            <w:hideMark/>
          </w:tcPr>
          <w:p w14:paraId="482FF5A1" w14:textId="77777777" w:rsidR="00DD0BA7" w:rsidRPr="00DD0BA7" w:rsidRDefault="00DD0BA7" w:rsidP="00DD0BA7">
            <w:pPr>
              <w:spacing w:after="0" w:line="240" w:lineRule="auto"/>
              <w:jc w:val="right"/>
              <w:rPr>
                <w:rFonts w:ascii="Calibri" w:eastAsia="Times New Roman" w:hAnsi="Calibri" w:cs="Times New Roman"/>
                <w:color w:val="000000"/>
                <w:lang w:eastAsia="en-GB"/>
              </w:rPr>
            </w:pPr>
          </w:p>
        </w:tc>
      </w:tr>
      <w:tr w:rsidR="00DD0BA7" w:rsidRPr="00DD0BA7" w14:paraId="066FB381" w14:textId="77777777" w:rsidTr="00043DF2">
        <w:trPr>
          <w:trHeight w:val="300"/>
        </w:trPr>
        <w:tc>
          <w:tcPr>
            <w:tcW w:w="960" w:type="dxa"/>
            <w:tcBorders>
              <w:top w:val="nil"/>
              <w:left w:val="nil"/>
              <w:bottom w:val="single" w:sz="4" w:space="0" w:color="auto"/>
              <w:right w:val="nil"/>
            </w:tcBorders>
            <w:shd w:val="clear" w:color="auto" w:fill="auto"/>
            <w:noWrap/>
            <w:vAlign w:val="bottom"/>
            <w:hideMark/>
          </w:tcPr>
          <w:p w14:paraId="5726806D" w14:textId="77777777" w:rsidR="00DD0BA7" w:rsidRPr="00DD0BA7" w:rsidRDefault="00DD0BA7" w:rsidP="00DD0BA7">
            <w:pPr>
              <w:spacing w:after="0" w:line="240" w:lineRule="auto"/>
              <w:rPr>
                <w:rFonts w:ascii="Calibri" w:eastAsia="Times New Roman" w:hAnsi="Calibri" w:cs="Times New Roman"/>
                <w:color w:val="000000"/>
                <w:lang w:eastAsia="en-GB"/>
              </w:rPr>
            </w:pPr>
            <w:r w:rsidRPr="00DD0BA7">
              <w:rPr>
                <w:rFonts w:ascii="Calibri" w:eastAsia="Times New Roman" w:hAnsi="Calibri" w:cs="Times New Roman"/>
                <w:color w:val="000000"/>
                <w:lang w:eastAsia="en-GB"/>
              </w:rPr>
              <w:t>90+</w:t>
            </w:r>
          </w:p>
        </w:tc>
        <w:tc>
          <w:tcPr>
            <w:tcW w:w="895" w:type="dxa"/>
            <w:tcBorders>
              <w:top w:val="nil"/>
              <w:left w:val="nil"/>
              <w:bottom w:val="single" w:sz="4" w:space="0" w:color="auto"/>
              <w:right w:val="nil"/>
            </w:tcBorders>
            <w:shd w:val="clear" w:color="auto" w:fill="auto"/>
            <w:noWrap/>
            <w:vAlign w:val="bottom"/>
            <w:hideMark/>
          </w:tcPr>
          <w:p w14:paraId="7B19B2BB" w14:textId="185E6E6D" w:rsidR="00DD0BA7" w:rsidRPr="00DD0BA7" w:rsidRDefault="005C4325" w:rsidP="00DD0BA7">
            <w:pPr>
              <w:spacing w:after="0" w:line="240" w:lineRule="auto"/>
              <w:jc w:val="right"/>
              <w:rPr>
                <w:rFonts w:ascii="Calibri" w:eastAsia="Times New Roman" w:hAnsi="Calibri" w:cs="Times New Roman"/>
                <w:color w:val="000000"/>
                <w:lang w:eastAsia="en-GB"/>
              </w:rPr>
            </w:pPr>
            <w:r>
              <w:rPr>
                <w:rFonts w:ascii="Calibri" w:eastAsia="Times New Roman" w:hAnsi="Calibri" w:cs="Times New Roman"/>
                <w:color w:val="000000"/>
                <w:lang w:eastAsia="en-GB"/>
              </w:rPr>
              <w:t>-0.003</w:t>
            </w:r>
          </w:p>
        </w:tc>
        <w:tc>
          <w:tcPr>
            <w:tcW w:w="839" w:type="dxa"/>
            <w:tcBorders>
              <w:top w:val="nil"/>
              <w:left w:val="nil"/>
              <w:bottom w:val="single" w:sz="4" w:space="0" w:color="auto"/>
              <w:right w:val="nil"/>
            </w:tcBorders>
            <w:shd w:val="clear" w:color="auto" w:fill="auto"/>
            <w:noWrap/>
            <w:vAlign w:val="bottom"/>
            <w:hideMark/>
          </w:tcPr>
          <w:p w14:paraId="23EAA7AC" w14:textId="2CFC6EE2" w:rsidR="00DD0BA7" w:rsidRPr="00DD0BA7" w:rsidRDefault="005C4325" w:rsidP="00DD0BA7">
            <w:pPr>
              <w:spacing w:after="0" w:line="240" w:lineRule="auto"/>
              <w:jc w:val="right"/>
              <w:rPr>
                <w:rFonts w:ascii="Calibri" w:eastAsia="Times New Roman" w:hAnsi="Calibri" w:cs="Times New Roman"/>
                <w:color w:val="000000"/>
                <w:lang w:eastAsia="en-GB"/>
              </w:rPr>
            </w:pPr>
            <w:r>
              <w:rPr>
                <w:rFonts w:ascii="Calibri" w:eastAsia="Times New Roman" w:hAnsi="Calibri" w:cs="Times New Roman"/>
                <w:color w:val="000000"/>
                <w:lang w:eastAsia="en-GB"/>
              </w:rPr>
              <w:t>0.011</w:t>
            </w:r>
          </w:p>
        </w:tc>
        <w:tc>
          <w:tcPr>
            <w:tcW w:w="659" w:type="dxa"/>
            <w:tcBorders>
              <w:top w:val="nil"/>
              <w:left w:val="nil"/>
              <w:bottom w:val="single" w:sz="4" w:space="0" w:color="auto"/>
              <w:right w:val="nil"/>
            </w:tcBorders>
            <w:shd w:val="clear" w:color="auto" w:fill="auto"/>
            <w:noWrap/>
            <w:vAlign w:val="bottom"/>
            <w:hideMark/>
          </w:tcPr>
          <w:p w14:paraId="7C2F2F26" w14:textId="77777777" w:rsidR="00DD0BA7" w:rsidRPr="00DD0BA7" w:rsidRDefault="00DD0BA7" w:rsidP="00DD0BA7">
            <w:pPr>
              <w:spacing w:after="0" w:line="240" w:lineRule="auto"/>
              <w:jc w:val="right"/>
              <w:rPr>
                <w:rFonts w:ascii="Calibri" w:eastAsia="Times New Roman" w:hAnsi="Calibri" w:cs="Times New Roman"/>
                <w:color w:val="000000"/>
                <w:lang w:eastAsia="en-GB"/>
              </w:rPr>
            </w:pPr>
            <w:r w:rsidRPr="00DD0BA7">
              <w:rPr>
                <w:rFonts w:ascii="Calibri" w:eastAsia="Times New Roman" w:hAnsi="Calibri" w:cs="Times New Roman"/>
                <w:color w:val="000000"/>
                <w:lang w:eastAsia="en-GB"/>
              </w:rPr>
              <w:t>1</w:t>
            </w:r>
          </w:p>
        </w:tc>
        <w:tc>
          <w:tcPr>
            <w:tcW w:w="839" w:type="dxa"/>
            <w:tcBorders>
              <w:top w:val="nil"/>
              <w:left w:val="nil"/>
              <w:bottom w:val="single" w:sz="4" w:space="0" w:color="auto"/>
              <w:right w:val="nil"/>
            </w:tcBorders>
            <w:shd w:val="clear" w:color="auto" w:fill="auto"/>
            <w:noWrap/>
            <w:vAlign w:val="bottom"/>
            <w:hideMark/>
          </w:tcPr>
          <w:p w14:paraId="3930B174" w14:textId="6B21F408" w:rsidR="00DD0BA7" w:rsidRPr="00DD0BA7" w:rsidRDefault="005C4325" w:rsidP="00DD0BA7">
            <w:pPr>
              <w:spacing w:after="0" w:line="240" w:lineRule="auto"/>
              <w:jc w:val="right"/>
              <w:rPr>
                <w:rFonts w:ascii="Calibri" w:eastAsia="Times New Roman" w:hAnsi="Calibri" w:cs="Times New Roman"/>
                <w:color w:val="000000"/>
                <w:lang w:eastAsia="en-GB"/>
              </w:rPr>
            </w:pPr>
            <w:r>
              <w:rPr>
                <w:rFonts w:ascii="Calibri" w:eastAsia="Times New Roman" w:hAnsi="Calibri" w:cs="Times New Roman"/>
                <w:color w:val="000000"/>
                <w:lang w:eastAsia="en-GB"/>
              </w:rPr>
              <w:t>0.122</w:t>
            </w:r>
          </w:p>
        </w:tc>
        <w:tc>
          <w:tcPr>
            <w:tcW w:w="839" w:type="dxa"/>
            <w:tcBorders>
              <w:top w:val="nil"/>
              <w:left w:val="nil"/>
              <w:bottom w:val="single" w:sz="4" w:space="0" w:color="auto"/>
              <w:right w:val="nil"/>
            </w:tcBorders>
            <w:shd w:val="clear" w:color="auto" w:fill="auto"/>
            <w:noWrap/>
            <w:vAlign w:val="bottom"/>
            <w:hideMark/>
          </w:tcPr>
          <w:p w14:paraId="1C14714E" w14:textId="449B2A4D" w:rsidR="00DD0BA7" w:rsidRPr="00DD0BA7" w:rsidRDefault="005C4325" w:rsidP="00DD0BA7">
            <w:pPr>
              <w:spacing w:after="0" w:line="240" w:lineRule="auto"/>
              <w:jc w:val="right"/>
              <w:rPr>
                <w:rFonts w:ascii="Calibri" w:eastAsia="Times New Roman" w:hAnsi="Calibri" w:cs="Times New Roman"/>
                <w:color w:val="000000"/>
                <w:lang w:eastAsia="en-GB"/>
              </w:rPr>
            </w:pPr>
            <w:r>
              <w:rPr>
                <w:rFonts w:ascii="Calibri" w:eastAsia="Times New Roman" w:hAnsi="Calibri" w:cs="Times New Roman"/>
                <w:color w:val="000000"/>
                <w:lang w:eastAsia="en-GB"/>
              </w:rPr>
              <w:t>0.064</w:t>
            </w:r>
          </w:p>
        </w:tc>
        <w:tc>
          <w:tcPr>
            <w:tcW w:w="659" w:type="dxa"/>
            <w:tcBorders>
              <w:top w:val="nil"/>
              <w:left w:val="nil"/>
              <w:bottom w:val="single" w:sz="4" w:space="0" w:color="auto"/>
              <w:right w:val="nil"/>
            </w:tcBorders>
            <w:shd w:val="clear" w:color="auto" w:fill="auto"/>
            <w:noWrap/>
            <w:vAlign w:val="bottom"/>
            <w:hideMark/>
          </w:tcPr>
          <w:p w14:paraId="574B7FB9" w14:textId="77777777" w:rsidR="00DD0BA7" w:rsidRPr="00DD0BA7" w:rsidRDefault="00DD0BA7" w:rsidP="00DD0BA7">
            <w:pPr>
              <w:spacing w:after="0" w:line="240" w:lineRule="auto"/>
              <w:jc w:val="right"/>
              <w:rPr>
                <w:rFonts w:ascii="Calibri" w:eastAsia="Times New Roman" w:hAnsi="Calibri" w:cs="Times New Roman"/>
                <w:color w:val="000000"/>
                <w:lang w:eastAsia="en-GB"/>
              </w:rPr>
            </w:pPr>
            <w:r w:rsidRPr="00DD0BA7">
              <w:rPr>
                <w:rFonts w:ascii="Calibri" w:eastAsia="Times New Roman" w:hAnsi="Calibri" w:cs="Times New Roman"/>
                <w:color w:val="000000"/>
                <w:lang w:eastAsia="en-GB"/>
              </w:rPr>
              <w:t>1</w:t>
            </w:r>
          </w:p>
        </w:tc>
      </w:tr>
    </w:tbl>
    <w:p w14:paraId="62484EC7" w14:textId="77777777" w:rsidR="005021E7" w:rsidRDefault="005021E7" w:rsidP="005E7208">
      <w:pPr>
        <w:spacing w:line="480" w:lineRule="auto"/>
        <w:rPr>
          <w:ins w:id="162" w:author="Danny Dorling" w:date="2016-08-05T15:28:00Z"/>
          <w:sz w:val="24"/>
          <w:szCs w:val="24"/>
        </w:rPr>
      </w:pPr>
    </w:p>
    <w:p w14:paraId="1A48E1AA" w14:textId="6F7A5E05" w:rsidR="005E6A01" w:rsidRDefault="005E6A01" w:rsidP="005E7208">
      <w:pPr>
        <w:spacing w:line="480" w:lineRule="auto"/>
        <w:rPr>
          <w:ins w:id="163" w:author="Danny Dorling" w:date="2016-08-05T15:28:00Z"/>
          <w:sz w:val="24"/>
          <w:szCs w:val="24"/>
        </w:rPr>
      </w:pPr>
      <w:r>
        <w:rPr>
          <w:sz w:val="24"/>
          <w:szCs w:val="24"/>
        </w:rPr>
        <w:t xml:space="preserve">We also analysed the </w:t>
      </w:r>
      <w:r w:rsidR="00AA6FF6">
        <w:rPr>
          <w:sz w:val="24"/>
          <w:szCs w:val="24"/>
        </w:rPr>
        <w:t xml:space="preserve">association of these changes to </w:t>
      </w:r>
      <w:r w:rsidR="00DD0BA7">
        <w:rPr>
          <w:sz w:val="24"/>
          <w:szCs w:val="24"/>
        </w:rPr>
        <w:t xml:space="preserve">our explanatory factors (Table </w:t>
      </w:r>
      <w:r w:rsidR="0090094F">
        <w:rPr>
          <w:sz w:val="24"/>
          <w:szCs w:val="24"/>
        </w:rPr>
        <w:t>4</w:t>
      </w:r>
      <w:r w:rsidR="00AA6FF6">
        <w:rPr>
          <w:sz w:val="24"/>
          <w:szCs w:val="24"/>
        </w:rPr>
        <w:t xml:space="preserve">). </w:t>
      </w:r>
      <w:r w:rsidR="00DD0089">
        <w:rPr>
          <w:sz w:val="24"/>
          <w:szCs w:val="24"/>
        </w:rPr>
        <w:t xml:space="preserve">For each of our measures, we only find weak correlations suggesting that these </w:t>
      </w:r>
      <w:r w:rsidR="007A040A">
        <w:rPr>
          <w:sz w:val="24"/>
          <w:szCs w:val="24"/>
        </w:rPr>
        <w:t xml:space="preserve">relative </w:t>
      </w:r>
      <w:r w:rsidR="00DD0089">
        <w:rPr>
          <w:sz w:val="24"/>
          <w:szCs w:val="24"/>
        </w:rPr>
        <w:t xml:space="preserve">changes in mortality rates </w:t>
      </w:r>
      <w:r w:rsidR="007A040A">
        <w:rPr>
          <w:sz w:val="24"/>
          <w:szCs w:val="24"/>
        </w:rPr>
        <w:t>were</w:t>
      </w:r>
      <w:r w:rsidR="00DD0089">
        <w:rPr>
          <w:sz w:val="24"/>
          <w:szCs w:val="24"/>
        </w:rPr>
        <w:t xml:space="preserve"> unrelated to migratory patterns or deprivation</w:t>
      </w:r>
      <w:r w:rsidR="0029204C">
        <w:rPr>
          <w:sz w:val="24"/>
          <w:szCs w:val="24"/>
        </w:rPr>
        <w:t>. We also examined other Local Authority summary measures of IMD, however they did not alter the findings (results not shown).</w:t>
      </w:r>
    </w:p>
    <w:p w14:paraId="0B030415" w14:textId="77777777" w:rsidR="005021E7" w:rsidRDefault="005021E7" w:rsidP="005E7208">
      <w:pPr>
        <w:spacing w:line="480" w:lineRule="auto"/>
        <w:rPr>
          <w:sz w:val="24"/>
          <w:szCs w:val="24"/>
        </w:rPr>
      </w:pPr>
    </w:p>
    <w:p w14:paraId="4B5AF6F5" w14:textId="6FA72BAC" w:rsidR="001D18B5" w:rsidRPr="00E67B70" w:rsidRDefault="0090094F" w:rsidP="005E7208">
      <w:pPr>
        <w:spacing w:line="480" w:lineRule="auto"/>
        <w:rPr>
          <w:b/>
          <w:sz w:val="24"/>
          <w:szCs w:val="24"/>
        </w:rPr>
      </w:pPr>
      <w:r>
        <w:rPr>
          <w:b/>
          <w:sz w:val="24"/>
          <w:szCs w:val="24"/>
        </w:rPr>
        <w:t>Table 4</w:t>
      </w:r>
      <w:r w:rsidR="00287106" w:rsidRPr="00287106">
        <w:rPr>
          <w:b/>
          <w:sz w:val="24"/>
          <w:szCs w:val="24"/>
        </w:rPr>
        <w:t>: Factors correl</w:t>
      </w:r>
      <w:r w:rsidR="000220F7">
        <w:rPr>
          <w:b/>
          <w:sz w:val="24"/>
          <w:szCs w:val="24"/>
        </w:rPr>
        <w:t>ated with the rate ratio change</w:t>
      </w:r>
      <w:r w:rsidR="00287106" w:rsidRPr="00287106">
        <w:rPr>
          <w:b/>
          <w:sz w:val="24"/>
          <w:szCs w:val="24"/>
        </w:rPr>
        <w:t>.</w:t>
      </w:r>
    </w:p>
    <w:tbl>
      <w:tblPr>
        <w:tblW w:w="9445" w:type="dxa"/>
        <w:tblLook w:val="04A0" w:firstRow="1" w:lastRow="0" w:firstColumn="1" w:lastColumn="0" w:noHBand="0" w:noVBand="1"/>
      </w:tblPr>
      <w:tblGrid>
        <w:gridCol w:w="4075"/>
        <w:gridCol w:w="895"/>
        <w:gridCol w:w="895"/>
        <w:gridCol w:w="895"/>
        <w:gridCol w:w="895"/>
        <w:gridCol w:w="895"/>
        <w:gridCol w:w="895"/>
      </w:tblGrid>
      <w:tr w:rsidR="00E67B70" w:rsidRPr="00E67B70" w14:paraId="2321006D" w14:textId="77777777" w:rsidTr="00E67B70">
        <w:trPr>
          <w:trHeight w:val="300"/>
        </w:trPr>
        <w:tc>
          <w:tcPr>
            <w:tcW w:w="4075" w:type="dxa"/>
            <w:vMerge w:val="restart"/>
            <w:tcBorders>
              <w:top w:val="single" w:sz="4" w:space="0" w:color="auto"/>
              <w:left w:val="nil"/>
              <w:bottom w:val="single" w:sz="4" w:space="0" w:color="000000"/>
              <w:right w:val="nil"/>
            </w:tcBorders>
            <w:shd w:val="clear" w:color="auto" w:fill="auto"/>
            <w:noWrap/>
            <w:vAlign w:val="center"/>
            <w:hideMark/>
          </w:tcPr>
          <w:p w14:paraId="6147EA15" w14:textId="77777777" w:rsidR="00E67B70" w:rsidRPr="00E67B70" w:rsidRDefault="00E67B70" w:rsidP="00E67B70">
            <w:pPr>
              <w:spacing w:after="0" w:line="240" w:lineRule="auto"/>
              <w:jc w:val="center"/>
              <w:rPr>
                <w:rFonts w:ascii="Calibri" w:eastAsia="Times New Roman" w:hAnsi="Calibri" w:cs="Times New Roman"/>
                <w:color w:val="000000"/>
                <w:lang w:eastAsia="en-GB"/>
              </w:rPr>
            </w:pPr>
            <w:r w:rsidRPr="00E67B70">
              <w:rPr>
                <w:rFonts w:ascii="Calibri" w:eastAsia="Times New Roman" w:hAnsi="Calibri" w:cs="Times New Roman"/>
                <w:color w:val="000000"/>
                <w:lang w:eastAsia="en-GB"/>
              </w:rPr>
              <w:t>Variable</w:t>
            </w:r>
          </w:p>
        </w:tc>
        <w:tc>
          <w:tcPr>
            <w:tcW w:w="2685" w:type="dxa"/>
            <w:gridSpan w:val="3"/>
            <w:tcBorders>
              <w:top w:val="single" w:sz="4" w:space="0" w:color="auto"/>
              <w:left w:val="nil"/>
              <w:bottom w:val="single" w:sz="4" w:space="0" w:color="auto"/>
              <w:right w:val="nil"/>
            </w:tcBorders>
            <w:shd w:val="clear" w:color="auto" w:fill="auto"/>
            <w:noWrap/>
            <w:vAlign w:val="bottom"/>
            <w:hideMark/>
          </w:tcPr>
          <w:p w14:paraId="1EEC0AD6" w14:textId="77777777" w:rsidR="00E67B70" w:rsidRPr="00E67B70" w:rsidRDefault="00E67B70" w:rsidP="00E67B70">
            <w:pPr>
              <w:spacing w:after="0" w:line="240" w:lineRule="auto"/>
              <w:jc w:val="center"/>
              <w:rPr>
                <w:rFonts w:ascii="Calibri" w:eastAsia="Times New Roman" w:hAnsi="Calibri" w:cs="Times New Roman"/>
                <w:color w:val="000000"/>
                <w:lang w:eastAsia="en-GB"/>
              </w:rPr>
            </w:pPr>
            <w:r w:rsidRPr="00E67B70">
              <w:rPr>
                <w:rFonts w:ascii="Calibri" w:eastAsia="Times New Roman" w:hAnsi="Calibri" w:cs="Times New Roman"/>
                <w:color w:val="000000"/>
                <w:lang w:eastAsia="en-GB"/>
              </w:rPr>
              <w:t>Rate ratio (males)</w:t>
            </w:r>
          </w:p>
        </w:tc>
        <w:tc>
          <w:tcPr>
            <w:tcW w:w="2685" w:type="dxa"/>
            <w:gridSpan w:val="3"/>
            <w:tcBorders>
              <w:top w:val="single" w:sz="4" w:space="0" w:color="auto"/>
              <w:left w:val="nil"/>
              <w:bottom w:val="single" w:sz="4" w:space="0" w:color="auto"/>
              <w:right w:val="nil"/>
            </w:tcBorders>
            <w:shd w:val="clear" w:color="auto" w:fill="auto"/>
            <w:noWrap/>
            <w:vAlign w:val="bottom"/>
            <w:hideMark/>
          </w:tcPr>
          <w:p w14:paraId="60687A19" w14:textId="77777777" w:rsidR="00E67B70" w:rsidRPr="00E67B70" w:rsidRDefault="00E67B70" w:rsidP="00E67B70">
            <w:pPr>
              <w:spacing w:after="0" w:line="240" w:lineRule="auto"/>
              <w:jc w:val="center"/>
              <w:rPr>
                <w:rFonts w:ascii="Calibri" w:eastAsia="Times New Roman" w:hAnsi="Calibri" w:cs="Times New Roman"/>
                <w:color w:val="000000"/>
                <w:lang w:eastAsia="en-GB"/>
              </w:rPr>
            </w:pPr>
            <w:r w:rsidRPr="00E67B70">
              <w:rPr>
                <w:rFonts w:ascii="Calibri" w:eastAsia="Times New Roman" w:hAnsi="Calibri" w:cs="Times New Roman"/>
                <w:color w:val="000000"/>
                <w:lang w:eastAsia="en-GB"/>
              </w:rPr>
              <w:t>Rate ratio (females)</w:t>
            </w:r>
          </w:p>
        </w:tc>
      </w:tr>
      <w:tr w:rsidR="00E67B70" w:rsidRPr="00E67B70" w14:paraId="4A6DACB7" w14:textId="77777777" w:rsidTr="00E67B70">
        <w:trPr>
          <w:trHeight w:val="300"/>
        </w:trPr>
        <w:tc>
          <w:tcPr>
            <w:tcW w:w="4075" w:type="dxa"/>
            <w:vMerge/>
            <w:tcBorders>
              <w:top w:val="single" w:sz="4" w:space="0" w:color="auto"/>
              <w:left w:val="nil"/>
              <w:bottom w:val="single" w:sz="4" w:space="0" w:color="000000"/>
              <w:right w:val="nil"/>
            </w:tcBorders>
            <w:vAlign w:val="center"/>
            <w:hideMark/>
          </w:tcPr>
          <w:p w14:paraId="441A2C4A" w14:textId="77777777" w:rsidR="00E67B70" w:rsidRPr="00E67B70" w:rsidRDefault="00E67B70" w:rsidP="00E67B70">
            <w:pPr>
              <w:spacing w:after="0" w:line="240" w:lineRule="auto"/>
              <w:rPr>
                <w:rFonts w:ascii="Calibri" w:eastAsia="Times New Roman" w:hAnsi="Calibri" w:cs="Times New Roman"/>
                <w:color w:val="000000"/>
                <w:lang w:eastAsia="en-GB"/>
              </w:rPr>
            </w:pPr>
          </w:p>
        </w:tc>
        <w:tc>
          <w:tcPr>
            <w:tcW w:w="895" w:type="dxa"/>
            <w:tcBorders>
              <w:top w:val="nil"/>
              <w:left w:val="nil"/>
              <w:bottom w:val="single" w:sz="4" w:space="0" w:color="auto"/>
              <w:right w:val="nil"/>
            </w:tcBorders>
            <w:shd w:val="clear" w:color="auto" w:fill="auto"/>
            <w:noWrap/>
            <w:vAlign w:val="bottom"/>
            <w:hideMark/>
          </w:tcPr>
          <w:p w14:paraId="3B21F2CB" w14:textId="77777777" w:rsidR="00E67B70" w:rsidRPr="00E67B70" w:rsidRDefault="00E67B70" w:rsidP="00E67B70">
            <w:pPr>
              <w:spacing w:after="0" w:line="240" w:lineRule="auto"/>
              <w:jc w:val="center"/>
              <w:rPr>
                <w:rFonts w:ascii="Calibri" w:eastAsia="Times New Roman" w:hAnsi="Calibri" w:cs="Times New Roman"/>
                <w:color w:val="000000"/>
                <w:lang w:eastAsia="en-GB"/>
              </w:rPr>
            </w:pPr>
            <w:r w:rsidRPr="00E67B70">
              <w:rPr>
                <w:rFonts w:ascii="Calibri" w:eastAsia="Times New Roman" w:hAnsi="Calibri" w:cs="Times New Roman"/>
                <w:color w:val="000000"/>
                <w:lang w:eastAsia="en-GB"/>
              </w:rPr>
              <w:t>80-84</w:t>
            </w:r>
          </w:p>
        </w:tc>
        <w:tc>
          <w:tcPr>
            <w:tcW w:w="895" w:type="dxa"/>
            <w:tcBorders>
              <w:top w:val="nil"/>
              <w:left w:val="nil"/>
              <w:bottom w:val="single" w:sz="4" w:space="0" w:color="auto"/>
              <w:right w:val="nil"/>
            </w:tcBorders>
            <w:shd w:val="clear" w:color="auto" w:fill="auto"/>
            <w:noWrap/>
            <w:vAlign w:val="bottom"/>
            <w:hideMark/>
          </w:tcPr>
          <w:p w14:paraId="206C1C68" w14:textId="77777777" w:rsidR="00E67B70" w:rsidRPr="00E67B70" w:rsidRDefault="00E67B70" w:rsidP="00E67B70">
            <w:pPr>
              <w:spacing w:after="0" w:line="240" w:lineRule="auto"/>
              <w:jc w:val="center"/>
              <w:rPr>
                <w:rFonts w:ascii="Calibri" w:eastAsia="Times New Roman" w:hAnsi="Calibri" w:cs="Times New Roman"/>
                <w:color w:val="000000"/>
                <w:lang w:eastAsia="en-GB"/>
              </w:rPr>
            </w:pPr>
            <w:r w:rsidRPr="00E67B70">
              <w:rPr>
                <w:rFonts w:ascii="Calibri" w:eastAsia="Times New Roman" w:hAnsi="Calibri" w:cs="Times New Roman"/>
                <w:color w:val="000000"/>
                <w:lang w:eastAsia="en-GB"/>
              </w:rPr>
              <w:t>85-89</w:t>
            </w:r>
          </w:p>
        </w:tc>
        <w:tc>
          <w:tcPr>
            <w:tcW w:w="895" w:type="dxa"/>
            <w:tcBorders>
              <w:top w:val="nil"/>
              <w:left w:val="nil"/>
              <w:bottom w:val="single" w:sz="4" w:space="0" w:color="auto"/>
              <w:right w:val="nil"/>
            </w:tcBorders>
            <w:shd w:val="clear" w:color="auto" w:fill="auto"/>
            <w:noWrap/>
            <w:vAlign w:val="bottom"/>
            <w:hideMark/>
          </w:tcPr>
          <w:p w14:paraId="6E8A8045" w14:textId="77777777" w:rsidR="00E67B70" w:rsidRPr="00E67B70" w:rsidRDefault="00E67B70" w:rsidP="00E67B70">
            <w:pPr>
              <w:spacing w:after="0" w:line="240" w:lineRule="auto"/>
              <w:jc w:val="center"/>
              <w:rPr>
                <w:rFonts w:ascii="Calibri" w:eastAsia="Times New Roman" w:hAnsi="Calibri" w:cs="Times New Roman"/>
                <w:color w:val="000000"/>
                <w:lang w:eastAsia="en-GB"/>
              </w:rPr>
            </w:pPr>
            <w:r w:rsidRPr="00E67B70">
              <w:rPr>
                <w:rFonts w:ascii="Calibri" w:eastAsia="Times New Roman" w:hAnsi="Calibri" w:cs="Times New Roman"/>
                <w:color w:val="000000"/>
                <w:lang w:eastAsia="en-GB"/>
              </w:rPr>
              <w:t>90+</w:t>
            </w:r>
          </w:p>
        </w:tc>
        <w:tc>
          <w:tcPr>
            <w:tcW w:w="895" w:type="dxa"/>
            <w:tcBorders>
              <w:top w:val="nil"/>
              <w:left w:val="nil"/>
              <w:bottom w:val="single" w:sz="4" w:space="0" w:color="auto"/>
              <w:right w:val="nil"/>
            </w:tcBorders>
            <w:shd w:val="clear" w:color="auto" w:fill="auto"/>
            <w:noWrap/>
            <w:vAlign w:val="bottom"/>
            <w:hideMark/>
          </w:tcPr>
          <w:p w14:paraId="5267C3A3" w14:textId="77777777" w:rsidR="00E67B70" w:rsidRPr="00E67B70" w:rsidRDefault="00E67B70" w:rsidP="00E67B70">
            <w:pPr>
              <w:spacing w:after="0" w:line="240" w:lineRule="auto"/>
              <w:jc w:val="center"/>
              <w:rPr>
                <w:rFonts w:ascii="Calibri" w:eastAsia="Times New Roman" w:hAnsi="Calibri" w:cs="Times New Roman"/>
                <w:color w:val="000000"/>
                <w:lang w:eastAsia="en-GB"/>
              </w:rPr>
            </w:pPr>
            <w:r w:rsidRPr="00E67B70">
              <w:rPr>
                <w:rFonts w:ascii="Calibri" w:eastAsia="Times New Roman" w:hAnsi="Calibri" w:cs="Times New Roman"/>
                <w:color w:val="000000"/>
                <w:lang w:eastAsia="en-GB"/>
              </w:rPr>
              <w:t>80-84</w:t>
            </w:r>
          </w:p>
        </w:tc>
        <w:tc>
          <w:tcPr>
            <w:tcW w:w="895" w:type="dxa"/>
            <w:tcBorders>
              <w:top w:val="nil"/>
              <w:left w:val="nil"/>
              <w:bottom w:val="single" w:sz="4" w:space="0" w:color="auto"/>
              <w:right w:val="nil"/>
            </w:tcBorders>
            <w:shd w:val="clear" w:color="auto" w:fill="auto"/>
            <w:noWrap/>
            <w:vAlign w:val="bottom"/>
            <w:hideMark/>
          </w:tcPr>
          <w:p w14:paraId="71C925B2" w14:textId="77777777" w:rsidR="00E67B70" w:rsidRPr="00E67B70" w:rsidRDefault="00E67B70" w:rsidP="00E67B70">
            <w:pPr>
              <w:spacing w:after="0" w:line="240" w:lineRule="auto"/>
              <w:jc w:val="center"/>
              <w:rPr>
                <w:rFonts w:ascii="Calibri" w:eastAsia="Times New Roman" w:hAnsi="Calibri" w:cs="Times New Roman"/>
                <w:color w:val="000000"/>
                <w:lang w:eastAsia="en-GB"/>
              </w:rPr>
            </w:pPr>
            <w:r w:rsidRPr="00E67B70">
              <w:rPr>
                <w:rFonts w:ascii="Calibri" w:eastAsia="Times New Roman" w:hAnsi="Calibri" w:cs="Times New Roman"/>
                <w:color w:val="000000"/>
                <w:lang w:eastAsia="en-GB"/>
              </w:rPr>
              <w:t>85-89</w:t>
            </w:r>
          </w:p>
        </w:tc>
        <w:tc>
          <w:tcPr>
            <w:tcW w:w="895" w:type="dxa"/>
            <w:tcBorders>
              <w:top w:val="nil"/>
              <w:left w:val="nil"/>
              <w:bottom w:val="single" w:sz="4" w:space="0" w:color="auto"/>
              <w:right w:val="nil"/>
            </w:tcBorders>
            <w:shd w:val="clear" w:color="auto" w:fill="auto"/>
            <w:noWrap/>
            <w:vAlign w:val="bottom"/>
            <w:hideMark/>
          </w:tcPr>
          <w:p w14:paraId="4CB80391" w14:textId="77777777" w:rsidR="00E67B70" w:rsidRPr="00E67B70" w:rsidRDefault="00E67B70" w:rsidP="00E67B70">
            <w:pPr>
              <w:spacing w:after="0" w:line="240" w:lineRule="auto"/>
              <w:jc w:val="center"/>
              <w:rPr>
                <w:rFonts w:ascii="Calibri" w:eastAsia="Times New Roman" w:hAnsi="Calibri" w:cs="Times New Roman"/>
                <w:color w:val="000000"/>
                <w:lang w:eastAsia="en-GB"/>
              </w:rPr>
            </w:pPr>
            <w:r w:rsidRPr="00E67B70">
              <w:rPr>
                <w:rFonts w:ascii="Calibri" w:eastAsia="Times New Roman" w:hAnsi="Calibri" w:cs="Times New Roman"/>
                <w:color w:val="000000"/>
                <w:lang w:eastAsia="en-GB"/>
              </w:rPr>
              <w:t>90+</w:t>
            </w:r>
          </w:p>
        </w:tc>
      </w:tr>
      <w:tr w:rsidR="00E67B70" w:rsidRPr="00E67B70" w14:paraId="328B6E53" w14:textId="77777777" w:rsidTr="00E67B70">
        <w:trPr>
          <w:trHeight w:val="300"/>
        </w:trPr>
        <w:tc>
          <w:tcPr>
            <w:tcW w:w="4075" w:type="dxa"/>
            <w:tcBorders>
              <w:top w:val="nil"/>
              <w:left w:val="nil"/>
              <w:bottom w:val="nil"/>
              <w:right w:val="nil"/>
            </w:tcBorders>
            <w:shd w:val="clear" w:color="auto" w:fill="auto"/>
            <w:noWrap/>
            <w:vAlign w:val="bottom"/>
            <w:hideMark/>
          </w:tcPr>
          <w:p w14:paraId="6C87B68E" w14:textId="77777777" w:rsidR="00E67B70" w:rsidRPr="00E67B70" w:rsidRDefault="00E67B70" w:rsidP="00E67B70">
            <w:pPr>
              <w:spacing w:after="0" w:line="240" w:lineRule="auto"/>
              <w:rPr>
                <w:rFonts w:ascii="Calibri" w:eastAsia="Times New Roman" w:hAnsi="Calibri" w:cs="Times New Roman"/>
                <w:color w:val="000000"/>
                <w:lang w:eastAsia="en-GB"/>
              </w:rPr>
            </w:pPr>
            <w:r w:rsidRPr="00E67B70">
              <w:rPr>
                <w:rFonts w:ascii="Calibri" w:eastAsia="Times New Roman" w:hAnsi="Calibri" w:cs="Times New Roman"/>
                <w:color w:val="000000"/>
                <w:lang w:eastAsia="en-GB"/>
              </w:rPr>
              <w:t>Net internal migration of age group</w:t>
            </w:r>
          </w:p>
        </w:tc>
        <w:tc>
          <w:tcPr>
            <w:tcW w:w="895" w:type="dxa"/>
            <w:tcBorders>
              <w:top w:val="nil"/>
              <w:left w:val="nil"/>
              <w:bottom w:val="nil"/>
              <w:right w:val="nil"/>
            </w:tcBorders>
            <w:shd w:val="clear" w:color="auto" w:fill="auto"/>
            <w:noWrap/>
            <w:vAlign w:val="bottom"/>
            <w:hideMark/>
          </w:tcPr>
          <w:p w14:paraId="2D7349C4" w14:textId="77777777" w:rsidR="00E67B70" w:rsidRPr="00E67B70" w:rsidRDefault="00E67B70" w:rsidP="00E67B70">
            <w:pPr>
              <w:spacing w:after="0" w:line="240" w:lineRule="auto"/>
              <w:jc w:val="right"/>
              <w:rPr>
                <w:rFonts w:ascii="Calibri" w:eastAsia="Times New Roman" w:hAnsi="Calibri" w:cs="Times New Roman"/>
                <w:color w:val="000000"/>
                <w:lang w:eastAsia="en-GB"/>
              </w:rPr>
            </w:pPr>
            <w:r w:rsidRPr="00E67B70">
              <w:rPr>
                <w:rFonts w:ascii="Calibri" w:eastAsia="Times New Roman" w:hAnsi="Calibri" w:cs="Times New Roman"/>
                <w:color w:val="000000"/>
                <w:lang w:eastAsia="en-GB"/>
              </w:rPr>
              <w:t>0.017</w:t>
            </w:r>
          </w:p>
        </w:tc>
        <w:tc>
          <w:tcPr>
            <w:tcW w:w="895" w:type="dxa"/>
            <w:tcBorders>
              <w:top w:val="nil"/>
              <w:left w:val="nil"/>
              <w:bottom w:val="nil"/>
              <w:right w:val="nil"/>
            </w:tcBorders>
            <w:shd w:val="clear" w:color="auto" w:fill="auto"/>
            <w:noWrap/>
            <w:vAlign w:val="bottom"/>
            <w:hideMark/>
          </w:tcPr>
          <w:p w14:paraId="3AE1B880" w14:textId="77777777" w:rsidR="00E67B70" w:rsidRPr="00E67B70" w:rsidRDefault="00E67B70" w:rsidP="00E67B70">
            <w:pPr>
              <w:spacing w:after="0" w:line="240" w:lineRule="auto"/>
              <w:jc w:val="right"/>
              <w:rPr>
                <w:rFonts w:ascii="Calibri" w:eastAsia="Times New Roman" w:hAnsi="Calibri" w:cs="Times New Roman"/>
                <w:color w:val="000000"/>
                <w:lang w:eastAsia="en-GB"/>
              </w:rPr>
            </w:pPr>
            <w:r w:rsidRPr="00E67B70">
              <w:rPr>
                <w:rFonts w:ascii="Calibri" w:eastAsia="Times New Roman" w:hAnsi="Calibri" w:cs="Times New Roman"/>
                <w:color w:val="000000"/>
                <w:lang w:eastAsia="en-GB"/>
              </w:rPr>
              <w:t>-0.037</w:t>
            </w:r>
          </w:p>
        </w:tc>
        <w:tc>
          <w:tcPr>
            <w:tcW w:w="895" w:type="dxa"/>
            <w:tcBorders>
              <w:top w:val="nil"/>
              <w:left w:val="nil"/>
              <w:bottom w:val="nil"/>
              <w:right w:val="nil"/>
            </w:tcBorders>
            <w:shd w:val="clear" w:color="auto" w:fill="auto"/>
            <w:noWrap/>
            <w:vAlign w:val="bottom"/>
            <w:hideMark/>
          </w:tcPr>
          <w:p w14:paraId="006FC73E" w14:textId="77777777" w:rsidR="00E67B70" w:rsidRPr="00E67B70" w:rsidRDefault="00E67B70" w:rsidP="00E67B70">
            <w:pPr>
              <w:spacing w:after="0" w:line="240" w:lineRule="auto"/>
              <w:jc w:val="right"/>
              <w:rPr>
                <w:rFonts w:ascii="Calibri" w:eastAsia="Times New Roman" w:hAnsi="Calibri" w:cs="Times New Roman"/>
                <w:color w:val="000000"/>
                <w:lang w:eastAsia="en-GB"/>
              </w:rPr>
            </w:pPr>
            <w:r w:rsidRPr="00E67B70">
              <w:rPr>
                <w:rFonts w:ascii="Calibri" w:eastAsia="Times New Roman" w:hAnsi="Calibri" w:cs="Times New Roman"/>
                <w:color w:val="000000"/>
                <w:lang w:eastAsia="en-GB"/>
              </w:rPr>
              <w:t>-0.146</w:t>
            </w:r>
          </w:p>
        </w:tc>
        <w:tc>
          <w:tcPr>
            <w:tcW w:w="895" w:type="dxa"/>
            <w:tcBorders>
              <w:top w:val="nil"/>
              <w:left w:val="nil"/>
              <w:bottom w:val="nil"/>
              <w:right w:val="nil"/>
            </w:tcBorders>
            <w:shd w:val="clear" w:color="auto" w:fill="auto"/>
            <w:noWrap/>
            <w:vAlign w:val="bottom"/>
            <w:hideMark/>
          </w:tcPr>
          <w:p w14:paraId="5B3B469A" w14:textId="77777777" w:rsidR="00E67B70" w:rsidRPr="00E67B70" w:rsidRDefault="00E67B70" w:rsidP="00E67B70">
            <w:pPr>
              <w:spacing w:after="0" w:line="240" w:lineRule="auto"/>
              <w:jc w:val="right"/>
              <w:rPr>
                <w:rFonts w:ascii="Calibri" w:eastAsia="Times New Roman" w:hAnsi="Calibri" w:cs="Times New Roman"/>
                <w:color w:val="000000"/>
                <w:lang w:eastAsia="en-GB"/>
              </w:rPr>
            </w:pPr>
            <w:r w:rsidRPr="00E67B70">
              <w:rPr>
                <w:rFonts w:ascii="Calibri" w:eastAsia="Times New Roman" w:hAnsi="Calibri" w:cs="Times New Roman"/>
                <w:color w:val="000000"/>
                <w:lang w:eastAsia="en-GB"/>
              </w:rPr>
              <w:t>0.020</w:t>
            </w:r>
          </w:p>
        </w:tc>
        <w:tc>
          <w:tcPr>
            <w:tcW w:w="895" w:type="dxa"/>
            <w:tcBorders>
              <w:top w:val="nil"/>
              <w:left w:val="nil"/>
              <w:bottom w:val="nil"/>
              <w:right w:val="nil"/>
            </w:tcBorders>
            <w:shd w:val="clear" w:color="auto" w:fill="auto"/>
            <w:noWrap/>
            <w:vAlign w:val="bottom"/>
            <w:hideMark/>
          </w:tcPr>
          <w:p w14:paraId="0C105AD1" w14:textId="77777777" w:rsidR="00E67B70" w:rsidRPr="00E67B70" w:rsidRDefault="00E67B70" w:rsidP="00E67B70">
            <w:pPr>
              <w:spacing w:after="0" w:line="240" w:lineRule="auto"/>
              <w:jc w:val="right"/>
              <w:rPr>
                <w:rFonts w:ascii="Calibri" w:eastAsia="Times New Roman" w:hAnsi="Calibri" w:cs="Times New Roman"/>
                <w:color w:val="000000"/>
                <w:lang w:eastAsia="en-GB"/>
              </w:rPr>
            </w:pPr>
            <w:r w:rsidRPr="00E67B70">
              <w:rPr>
                <w:rFonts w:ascii="Calibri" w:eastAsia="Times New Roman" w:hAnsi="Calibri" w:cs="Times New Roman"/>
                <w:color w:val="000000"/>
                <w:lang w:eastAsia="en-GB"/>
              </w:rPr>
              <w:t>-0.025</w:t>
            </w:r>
          </w:p>
        </w:tc>
        <w:tc>
          <w:tcPr>
            <w:tcW w:w="895" w:type="dxa"/>
            <w:tcBorders>
              <w:top w:val="nil"/>
              <w:left w:val="nil"/>
              <w:bottom w:val="nil"/>
              <w:right w:val="nil"/>
            </w:tcBorders>
            <w:shd w:val="clear" w:color="auto" w:fill="auto"/>
            <w:noWrap/>
            <w:vAlign w:val="bottom"/>
            <w:hideMark/>
          </w:tcPr>
          <w:p w14:paraId="6A78ACD6" w14:textId="77777777" w:rsidR="00E67B70" w:rsidRPr="00E67B70" w:rsidRDefault="00E67B70" w:rsidP="00E67B70">
            <w:pPr>
              <w:spacing w:after="0" w:line="240" w:lineRule="auto"/>
              <w:jc w:val="right"/>
              <w:rPr>
                <w:rFonts w:ascii="Calibri" w:eastAsia="Times New Roman" w:hAnsi="Calibri" w:cs="Times New Roman"/>
                <w:color w:val="000000"/>
                <w:lang w:eastAsia="en-GB"/>
              </w:rPr>
            </w:pPr>
            <w:r w:rsidRPr="00E67B70">
              <w:rPr>
                <w:rFonts w:ascii="Calibri" w:eastAsia="Times New Roman" w:hAnsi="Calibri" w:cs="Times New Roman"/>
                <w:color w:val="000000"/>
                <w:lang w:eastAsia="en-GB"/>
              </w:rPr>
              <w:t>-0.032</w:t>
            </w:r>
          </w:p>
        </w:tc>
      </w:tr>
      <w:tr w:rsidR="00E67B70" w:rsidRPr="00E67B70" w14:paraId="75926AEF" w14:textId="77777777" w:rsidTr="00E67B70">
        <w:trPr>
          <w:trHeight w:val="300"/>
        </w:trPr>
        <w:tc>
          <w:tcPr>
            <w:tcW w:w="4075" w:type="dxa"/>
            <w:tcBorders>
              <w:top w:val="nil"/>
              <w:left w:val="nil"/>
              <w:bottom w:val="nil"/>
              <w:right w:val="nil"/>
            </w:tcBorders>
            <w:shd w:val="clear" w:color="auto" w:fill="auto"/>
            <w:noWrap/>
            <w:vAlign w:val="bottom"/>
            <w:hideMark/>
          </w:tcPr>
          <w:p w14:paraId="2A14452A" w14:textId="77777777" w:rsidR="00E67B70" w:rsidRPr="00E67B70" w:rsidRDefault="00E67B70" w:rsidP="00E67B70">
            <w:pPr>
              <w:spacing w:after="0" w:line="240" w:lineRule="auto"/>
              <w:rPr>
                <w:rFonts w:ascii="Calibri" w:eastAsia="Times New Roman" w:hAnsi="Calibri" w:cs="Times New Roman"/>
                <w:color w:val="000000"/>
                <w:lang w:eastAsia="en-GB"/>
              </w:rPr>
            </w:pPr>
            <w:r w:rsidRPr="00E67B70">
              <w:rPr>
                <w:rFonts w:ascii="Calibri" w:eastAsia="Times New Roman" w:hAnsi="Calibri" w:cs="Times New Roman"/>
                <w:color w:val="000000"/>
                <w:lang w:eastAsia="en-GB"/>
              </w:rPr>
              <w:t>Net international migration of age group</w:t>
            </w:r>
          </w:p>
        </w:tc>
        <w:tc>
          <w:tcPr>
            <w:tcW w:w="895" w:type="dxa"/>
            <w:tcBorders>
              <w:top w:val="nil"/>
              <w:left w:val="nil"/>
              <w:bottom w:val="nil"/>
              <w:right w:val="nil"/>
            </w:tcBorders>
            <w:shd w:val="clear" w:color="auto" w:fill="auto"/>
            <w:noWrap/>
            <w:vAlign w:val="bottom"/>
            <w:hideMark/>
          </w:tcPr>
          <w:p w14:paraId="66AE1C05" w14:textId="77777777" w:rsidR="00E67B70" w:rsidRPr="00E67B70" w:rsidRDefault="00E67B70" w:rsidP="00E67B70">
            <w:pPr>
              <w:spacing w:after="0" w:line="240" w:lineRule="auto"/>
              <w:jc w:val="right"/>
              <w:rPr>
                <w:rFonts w:ascii="Calibri" w:eastAsia="Times New Roman" w:hAnsi="Calibri" w:cs="Times New Roman"/>
                <w:color w:val="000000"/>
                <w:lang w:eastAsia="en-GB"/>
              </w:rPr>
            </w:pPr>
            <w:r w:rsidRPr="00E67B70">
              <w:rPr>
                <w:rFonts w:ascii="Calibri" w:eastAsia="Times New Roman" w:hAnsi="Calibri" w:cs="Times New Roman"/>
                <w:color w:val="000000"/>
                <w:lang w:eastAsia="en-GB"/>
              </w:rPr>
              <w:t>0.019</w:t>
            </w:r>
          </w:p>
        </w:tc>
        <w:tc>
          <w:tcPr>
            <w:tcW w:w="895" w:type="dxa"/>
            <w:tcBorders>
              <w:top w:val="nil"/>
              <w:left w:val="nil"/>
              <w:bottom w:val="nil"/>
              <w:right w:val="nil"/>
            </w:tcBorders>
            <w:shd w:val="clear" w:color="auto" w:fill="auto"/>
            <w:noWrap/>
            <w:vAlign w:val="bottom"/>
            <w:hideMark/>
          </w:tcPr>
          <w:p w14:paraId="4075DBC2" w14:textId="77777777" w:rsidR="00E67B70" w:rsidRPr="00E67B70" w:rsidRDefault="00E67B70" w:rsidP="00E67B70">
            <w:pPr>
              <w:spacing w:after="0" w:line="240" w:lineRule="auto"/>
              <w:jc w:val="right"/>
              <w:rPr>
                <w:rFonts w:ascii="Calibri" w:eastAsia="Times New Roman" w:hAnsi="Calibri" w:cs="Times New Roman"/>
                <w:color w:val="000000"/>
                <w:lang w:eastAsia="en-GB"/>
              </w:rPr>
            </w:pPr>
            <w:r w:rsidRPr="00E67B70">
              <w:rPr>
                <w:rFonts w:ascii="Calibri" w:eastAsia="Times New Roman" w:hAnsi="Calibri" w:cs="Times New Roman"/>
                <w:color w:val="000000"/>
                <w:lang w:eastAsia="en-GB"/>
              </w:rPr>
              <w:t>-0.021</w:t>
            </w:r>
          </w:p>
        </w:tc>
        <w:tc>
          <w:tcPr>
            <w:tcW w:w="895" w:type="dxa"/>
            <w:tcBorders>
              <w:top w:val="nil"/>
              <w:left w:val="nil"/>
              <w:bottom w:val="nil"/>
              <w:right w:val="nil"/>
            </w:tcBorders>
            <w:shd w:val="clear" w:color="auto" w:fill="auto"/>
            <w:noWrap/>
            <w:vAlign w:val="bottom"/>
            <w:hideMark/>
          </w:tcPr>
          <w:p w14:paraId="047C898E" w14:textId="77777777" w:rsidR="00E67B70" w:rsidRPr="00E67B70" w:rsidRDefault="00E67B70" w:rsidP="00E67B70">
            <w:pPr>
              <w:spacing w:after="0" w:line="240" w:lineRule="auto"/>
              <w:jc w:val="right"/>
              <w:rPr>
                <w:rFonts w:ascii="Calibri" w:eastAsia="Times New Roman" w:hAnsi="Calibri" w:cs="Times New Roman"/>
                <w:color w:val="000000"/>
                <w:lang w:eastAsia="en-GB"/>
              </w:rPr>
            </w:pPr>
            <w:r w:rsidRPr="00E67B70">
              <w:rPr>
                <w:rFonts w:ascii="Calibri" w:eastAsia="Times New Roman" w:hAnsi="Calibri" w:cs="Times New Roman"/>
                <w:color w:val="000000"/>
                <w:lang w:eastAsia="en-GB"/>
              </w:rPr>
              <w:t>0.081</w:t>
            </w:r>
          </w:p>
        </w:tc>
        <w:tc>
          <w:tcPr>
            <w:tcW w:w="895" w:type="dxa"/>
            <w:tcBorders>
              <w:top w:val="nil"/>
              <w:left w:val="nil"/>
              <w:bottom w:val="nil"/>
              <w:right w:val="nil"/>
            </w:tcBorders>
            <w:shd w:val="clear" w:color="auto" w:fill="auto"/>
            <w:noWrap/>
            <w:vAlign w:val="bottom"/>
            <w:hideMark/>
          </w:tcPr>
          <w:p w14:paraId="38B5CB87" w14:textId="77777777" w:rsidR="00E67B70" w:rsidRPr="00E67B70" w:rsidRDefault="00E67B70" w:rsidP="00E67B70">
            <w:pPr>
              <w:spacing w:after="0" w:line="240" w:lineRule="auto"/>
              <w:jc w:val="right"/>
              <w:rPr>
                <w:rFonts w:ascii="Calibri" w:eastAsia="Times New Roman" w:hAnsi="Calibri" w:cs="Times New Roman"/>
                <w:color w:val="000000"/>
                <w:lang w:eastAsia="en-GB"/>
              </w:rPr>
            </w:pPr>
            <w:r w:rsidRPr="00E67B70">
              <w:rPr>
                <w:rFonts w:ascii="Calibri" w:eastAsia="Times New Roman" w:hAnsi="Calibri" w:cs="Times New Roman"/>
                <w:color w:val="000000"/>
                <w:lang w:eastAsia="en-GB"/>
              </w:rPr>
              <w:t>-0.026</w:t>
            </w:r>
          </w:p>
        </w:tc>
        <w:tc>
          <w:tcPr>
            <w:tcW w:w="895" w:type="dxa"/>
            <w:tcBorders>
              <w:top w:val="nil"/>
              <w:left w:val="nil"/>
              <w:bottom w:val="nil"/>
              <w:right w:val="nil"/>
            </w:tcBorders>
            <w:shd w:val="clear" w:color="auto" w:fill="auto"/>
            <w:noWrap/>
            <w:vAlign w:val="bottom"/>
            <w:hideMark/>
          </w:tcPr>
          <w:p w14:paraId="314DC3B3" w14:textId="77777777" w:rsidR="00E67B70" w:rsidRPr="00E67B70" w:rsidRDefault="00E67B70" w:rsidP="00E67B70">
            <w:pPr>
              <w:spacing w:after="0" w:line="240" w:lineRule="auto"/>
              <w:jc w:val="right"/>
              <w:rPr>
                <w:rFonts w:ascii="Calibri" w:eastAsia="Times New Roman" w:hAnsi="Calibri" w:cs="Times New Roman"/>
                <w:color w:val="000000"/>
                <w:lang w:eastAsia="en-GB"/>
              </w:rPr>
            </w:pPr>
            <w:r w:rsidRPr="00E67B70">
              <w:rPr>
                <w:rFonts w:ascii="Calibri" w:eastAsia="Times New Roman" w:hAnsi="Calibri" w:cs="Times New Roman"/>
                <w:color w:val="000000"/>
                <w:lang w:eastAsia="en-GB"/>
              </w:rPr>
              <w:t>-0.040</w:t>
            </w:r>
          </w:p>
        </w:tc>
        <w:tc>
          <w:tcPr>
            <w:tcW w:w="895" w:type="dxa"/>
            <w:tcBorders>
              <w:top w:val="nil"/>
              <w:left w:val="nil"/>
              <w:bottom w:val="nil"/>
              <w:right w:val="nil"/>
            </w:tcBorders>
            <w:shd w:val="clear" w:color="auto" w:fill="auto"/>
            <w:noWrap/>
            <w:vAlign w:val="bottom"/>
            <w:hideMark/>
          </w:tcPr>
          <w:p w14:paraId="0F5972B6" w14:textId="77777777" w:rsidR="00E67B70" w:rsidRPr="00E67B70" w:rsidRDefault="00E67B70" w:rsidP="00E67B70">
            <w:pPr>
              <w:spacing w:after="0" w:line="240" w:lineRule="auto"/>
              <w:jc w:val="right"/>
              <w:rPr>
                <w:rFonts w:ascii="Calibri" w:eastAsia="Times New Roman" w:hAnsi="Calibri" w:cs="Times New Roman"/>
                <w:color w:val="000000"/>
                <w:lang w:eastAsia="en-GB"/>
              </w:rPr>
            </w:pPr>
            <w:r w:rsidRPr="00E67B70">
              <w:rPr>
                <w:rFonts w:ascii="Calibri" w:eastAsia="Times New Roman" w:hAnsi="Calibri" w:cs="Times New Roman"/>
                <w:color w:val="000000"/>
                <w:lang w:eastAsia="en-GB"/>
              </w:rPr>
              <w:t>0.065</w:t>
            </w:r>
          </w:p>
        </w:tc>
      </w:tr>
      <w:tr w:rsidR="00E67B70" w:rsidRPr="00E67B70" w14:paraId="41D7EF69" w14:textId="77777777" w:rsidTr="00E67B70">
        <w:trPr>
          <w:trHeight w:val="300"/>
        </w:trPr>
        <w:tc>
          <w:tcPr>
            <w:tcW w:w="4075" w:type="dxa"/>
            <w:tcBorders>
              <w:top w:val="nil"/>
              <w:left w:val="nil"/>
              <w:bottom w:val="single" w:sz="4" w:space="0" w:color="auto"/>
              <w:right w:val="nil"/>
            </w:tcBorders>
            <w:shd w:val="clear" w:color="auto" w:fill="auto"/>
            <w:noWrap/>
            <w:vAlign w:val="bottom"/>
            <w:hideMark/>
          </w:tcPr>
          <w:p w14:paraId="0D1D4338" w14:textId="77777777" w:rsidR="00E67B70" w:rsidRPr="00E67B70" w:rsidRDefault="00E67B70" w:rsidP="00E67B70">
            <w:pPr>
              <w:spacing w:after="0" w:line="240" w:lineRule="auto"/>
              <w:rPr>
                <w:rFonts w:ascii="Calibri" w:eastAsia="Times New Roman" w:hAnsi="Calibri" w:cs="Times New Roman"/>
                <w:color w:val="000000"/>
                <w:lang w:eastAsia="en-GB"/>
              </w:rPr>
            </w:pPr>
            <w:r w:rsidRPr="00E67B70">
              <w:rPr>
                <w:rFonts w:ascii="Calibri" w:eastAsia="Times New Roman" w:hAnsi="Calibri" w:cs="Times New Roman"/>
                <w:color w:val="000000"/>
                <w:lang w:eastAsia="en-GB"/>
              </w:rPr>
              <w:t>Mean deprivation score in Local Authority</w:t>
            </w:r>
          </w:p>
        </w:tc>
        <w:tc>
          <w:tcPr>
            <w:tcW w:w="895" w:type="dxa"/>
            <w:tcBorders>
              <w:top w:val="nil"/>
              <w:left w:val="nil"/>
              <w:bottom w:val="single" w:sz="4" w:space="0" w:color="auto"/>
              <w:right w:val="nil"/>
            </w:tcBorders>
            <w:shd w:val="clear" w:color="auto" w:fill="auto"/>
            <w:noWrap/>
            <w:vAlign w:val="bottom"/>
            <w:hideMark/>
          </w:tcPr>
          <w:p w14:paraId="36A88081" w14:textId="77777777" w:rsidR="00E67B70" w:rsidRPr="00E67B70" w:rsidRDefault="00E67B70" w:rsidP="00E67B70">
            <w:pPr>
              <w:spacing w:after="0" w:line="240" w:lineRule="auto"/>
              <w:jc w:val="right"/>
              <w:rPr>
                <w:rFonts w:ascii="Calibri" w:eastAsia="Times New Roman" w:hAnsi="Calibri" w:cs="Times New Roman"/>
                <w:color w:val="000000"/>
                <w:lang w:eastAsia="en-GB"/>
              </w:rPr>
            </w:pPr>
            <w:r w:rsidRPr="00E67B70">
              <w:rPr>
                <w:rFonts w:ascii="Calibri" w:eastAsia="Times New Roman" w:hAnsi="Calibri" w:cs="Times New Roman"/>
                <w:color w:val="000000"/>
                <w:lang w:eastAsia="en-GB"/>
              </w:rPr>
              <w:t>-0.031</w:t>
            </w:r>
          </w:p>
        </w:tc>
        <w:tc>
          <w:tcPr>
            <w:tcW w:w="895" w:type="dxa"/>
            <w:tcBorders>
              <w:top w:val="nil"/>
              <w:left w:val="nil"/>
              <w:bottom w:val="single" w:sz="4" w:space="0" w:color="auto"/>
              <w:right w:val="nil"/>
            </w:tcBorders>
            <w:shd w:val="clear" w:color="auto" w:fill="auto"/>
            <w:noWrap/>
            <w:vAlign w:val="bottom"/>
            <w:hideMark/>
          </w:tcPr>
          <w:p w14:paraId="7956A170" w14:textId="77777777" w:rsidR="00E67B70" w:rsidRPr="00E67B70" w:rsidRDefault="00E67B70" w:rsidP="00E67B70">
            <w:pPr>
              <w:spacing w:after="0" w:line="240" w:lineRule="auto"/>
              <w:jc w:val="right"/>
              <w:rPr>
                <w:rFonts w:ascii="Calibri" w:eastAsia="Times New Roman" w:hAnsi="Calibri" w:cs="Times New Roman"/>
                <w:color w:val="000000"/>
                <w:lang w:eastAsia="en-GB"/>
              </w:rPr>
            </w:pPr>
            <w:r w:rsidRPr="00E67B70">
              <w:rPr>
                <w:rFonts w:ascii="Calibri" w:eastAsia="Times New Roman" w:hAnsi="Calibri" w:cs="Times New Roman"/>
                <w:color w:val="000000"/>
                <w:lang w:eastAsia="en-GB"/>
              </w:rPr>
              <w:t>0.009</w:t>
            </w:r>
          </w:p>
        </w:tc>
        <w:tc>
          <w:tcPr>
            <w:tcW w:w="895" w:type="dxa"/>
            <w:tcBorders>
              <w:top w:val="nil"/>
              <w:left w:val="nil"/>
              <w:bottom w:val="single" w:sz="4" w:space="0" w:color="auto"/>
              <w:right w:val="nil"/>
            </w:tcBorders>
            <w:shd w:val="clear" w:color="auto" w:fill="auto"/>
            <w:noWrap/>
            <w:vAlign w:val="bottom"/>
            <w:hideMark/>
          </w:tcPr>
          <w:p w14:paraId="0B7C37F5" w14:textId="77777777" w:rsidR="00E67B70" w:rsidRPr="00E67B70" w:rsidRDefault="00E67B70" w:rsidP="00E67B70">
            <w:pPr>
              <w:spacing w:after="0" w:line="240" w:lineRule="auto"/>
              <w:jc w:val="right"/>
              <w:rPr>
                <w:rFonts w:ascii="Calibri" w:eastAsia="Times New Roman" w:hAnsi="Calibri" w:cs="Times New Roman"/>
                <w:color w:val="000000"/>
                <w:lang w:eastAsia="en-GB"/>
              </w:rPr>
            </w:pPr>
            <w:r w:rsidRPr="00E67B70">
              <w:rPr>
                <w:rFonts w:ascii="Calibri" w:eastAsia="Times New Roman" w:hAnsi="Calibri" w:cs="Times New Roman"/>
                <w:color w:val="000000"/>
                <w:lang w:eastAsia="en-GB"/>
              </w:rPr>
              <w:t>0.106</w:t>
            </w:r>
          </w:p>
        </w:tc>
        <w:tc>
          <w:tcPr>
            <w:tcW w:w="895" w:type="dxa"/>
            <w:tcBorders>
              <w:top w:val="nil"/>
              <w:left w:val="nil"/>
              <w:bottom w:val="single" w:sz="4" w:space="0" w:color="auto"/>
              <w:right w:val="nil"/>
            </w:tcBorders>
            <w:shd w:val="clear" w:color="auto" w:fill="auto"/>
            <w:noWrap/>
            <w:vAlign w:val="bottom"/>
            <w:hideMark/>
          </w:tcPr>
          <w:p w14:paraId="377B65A1" w14:textId="77777777" w:rsidR="00E67B70" w:rsidRPr="00E67B70" w:rsidRDefault="00E67B70" w:rsidP="00E67B70">
            <w:pPr>
              <w:spacing w:after="0" w:line="240" w:lineRule="auto"/>
              <w:jc w:val="right"/>
              <w:rPr>
                <w:rFonts w:ascii="Calibri" w:eastAsia="Times New Roman" w:hAnsi="Calibri" w:cs="Times New Roman"/>
                <w:color w:val="000000"/>
                <w:lang w:eastAsia="en-GB"/>
              </w:rPr>
            </w:pPr>
            <w:r w:rsidRPr="00E67B70">
              <w:rPr>
                <w:rFonts w:ascii="Calibri" w:eastAsia="Times New Roman" w:hAnsi="Calibri" w:cs="Times New Roman"/>
                <w:color w:val="000000"/>
                <w:lang w:eastAsia="en-GB"/>
              </w:rPr>
              <w:t>-0.024</w:t>
            </w:r>
          </w:p>
        </w:tc>
        <w:tc>
          <w:tcPr>
            <w:tcW w:w="895" w:type="dxa"/>
            <w:tcBorders>
              <w:top w:val="nil"/>
              <w:left w:val="nil"/>
              <w:bottom w:val="single" w:sz="4" w:space="0" w:color="auto"/>
              <w:right w:val="nil"/>
            </w:tcBorders>
            <w:shd w:val="clear" w:color="auto" w:fill="auto"/>
            <w:noWrap/>
            <w:vAlign w:val="bottom"/>
            <w:hideMark/>
          </w:tcPr>
          <w:p w14:paraId="13F6B11A" w14:textId="77777777" w:rsidR="00E67B70" w:rsidRPr="00E67B70" w:rsidRDefault="00E67B70" w:rsidP="00E67B70">
            <w:pPr>
              <w:spacing w:after="0" w:line="240" w:lineRule="auto"/>
              <w:jc w:val="right"/>
              <w:rPr>
                <w:rFonts w:ascii="Calibri" w:eastAsia="Times New Roman" w:hAnsi="Calibri" w:cs="Times New Roman"/>
                <w:color w:val="000000"/>
                <w:lang w:eastAsia="en-GB"/>
              </w:rPr>
            </w:pPr>
            <w:r w:rsidRPr="00E67B70">
              <w:rPr>
                <w:rFonts w:ascii="Calibri" w:eastAsia="Times New Roman" w:hAnsi="Calibri" w:cs="Times New Roman"/>
                <w:color w:val="000000"/>
                <w:lang w:eastAsia="en-GB"/>
              </w:rPr>
              <w:t>0.006</w:t>
            </w:r>
          </w:p>
        </w:tc>
        <w:tc>
          <w:tcPr>
            <w:tcW w:w="895" w:type="dxa"/>
            <w:tcBorders>
              <w:top w:val="nil"/>
              <w:left w:val="nil"/>
              <w:bottom w:val="single" w:sz="4" w:space="0" w:color="auto"/>
              <w:right w:val="nil"/>
            </w:tcBorders>
            <w:shd w:val="clear" w:color="auto" w:fill="auto"/>
            <w:noWrap/>
            <w:vAlign w:val="bottom"/>
            <w:hideMark/>
          </w:tcPr>
          <w:p w14:paraId="79F4DD3A" w14:textId="77777777" w:rsidR="00E67B70" w:rsidRPr="00E67B70" w:rsidRDefault="00E67B70" w:rsidP="00E67B70">
            <w:pPr>
              <w:spacing w:after="0" w:line="240" w:lineRule="auto"/>
              <w:jc w:val="right"/>
              <w:rPr>
                <w:rFonts w:ascii="Calibri" w:eastAsia="Times New Roman" w:hAnsi="Calibri" w:cs="Times New Roman"/>
                <w:color w:val="000000"/>
                <w:lang w:eastAsia="en-GB"/>
              </w:rPr>
            </w:pPr>
            <w:r w:rsidRPr="00E67B70">
              <w:rPr>
                <w:rFonts w:ascii="Calibri" w:eastAsia="Times New Roman" w:hAnsi="Calibri" w:cs="Times New Roman"/>
                <w:color w:val="000000"/>
                <w:lang w:eastAsia="en-GB"/>
              </w:rPr>
              <w:t>0.087</w:t>
            </w:r>
          </w:p>
        </w:tc>
      </w:tr>
    </w:tbl>
    <w:p w14:paraId="2A43BA80" w14:textId="77777777" w:rsidR="00E875FE" w:rsidRDefault="00E875FE" w:rsidP="005E7208">
      <w:pPr>
        <w:spacing w:line="480" w:lineRule="auto"/>
        <w:rPr>
          <w:i/>
          <w:sz w:val="24"/>
          <w:szCs w:val="24"/>
        </w:rPr>
      </w:pPr>
    </w:p>
    <w:p w14:paraId="0D95B56A" w14:textId="435D6D3D" w:rsidR="000D125D" w:rsidRPr="000D125D" w:rsidRDefault="000D125D" w:rsidP="005E7208">
      <w:pPr>
        <w:spacing w:line="480" w:lineRule="auto"/>
        <w:rPr>
          <w:i/>
          <w:sz w:val="24"/>
          <w:szCs w:val="24"/>
        </w:rPr>
      </w:pPr>
      <w:r>
        <w:rPr>
          <w:i/>
          <w:sz w:val="24"/>
          <w:szCs w:val="24"/>
        </w:rPr>
        <w:t>Trends in relative changes of mortality rates for England and Wales, 2003-15</w:t>
      </w:r>
    </w:p>
    <w:p w14:paraId="7225C4FD" w14:textId="1A03D639" w:rsidR="00F8270C" w:rsidRDefault="00043DF2" w:rsidP="005E7208">
      <w:pPr>
        <w:spacing w:line="480" w:lineRule="auto"/>
        <w:rPr>
          <w:sz w:val="24"/>
          <w:szCs w:val="24"/>
        </w:rPr>
      </w:pPr>
      <w:r>
        <w:rPr>
          <w:sz w:val="24"/>
          <w:szCs w:val="24"/>
        </w:rPr>
        <w:t xml:space="preserve">Each of our sex-specific age band measures were summarised in Figure 4 </w:t>
      </w:r>
      <w:r w:rsidR="00857A4D">
        <w:rPr>
          <w:sz w:val="24"/>
          <w:szCs w:val="24"/>
        </w:rPr>
        <w:t>to explore the overall extent of the relative mortality changes</w:t>
      </w:r>
      <w:r>
        <w:rPr>
          <w:sz w:val="24"/>
          <w:szCs w:val="24"/>
        </w:rPr>
        <w:t>. We also</w:t>
      </w:r>
      <w:r w:rsidR="00857A4D">
        <w:rPr>
          <w:sz w:val="24"/>
          <w:szCs w:val="24"/>
        </w:rPr>
        <w:t xml:space="preserve"> </w:t>
      </w:r>
      <w:r>
        <w:rPr>
          <w:sz w:val="24"/>
          <w:szCs w:val="24"/>
        </w:rPr>
        <w:t>calculated the measure</w:t>
      </w:r>
      <w:r w:rsidR="00857A4D">
        <w:rPr>
          <w:sz w:val="24"/>
          <w:szCs w:val="24"/>
        </w:rPr>
        <w:t xml:space="preserve"> </w:t>
      </w:r>
      <w:r>
        <w:rPr>
          <w:sz w:val="24"/>
          <w:szCs w:val="24"/>
        </w:rPr>
        <w:t xml:space="preserve">for relative </w:t>
      </w:r>
      <w:r>
        <w:rPr>
          <w:sz w:val="24"/>
          <w:szCs w:val="24"/>
        </w:rPr>
        <w:lastRenderedPageBreak/>
        <w:t>changes between</w:t>
      </w:r>
      <w:r w:rsidR="00574C30">
        <w:rPr>
          <w:sz w:val="24"/>
          <w:szCs w:val="24"/>
        </w:rPr>
        <w:t xml:space="preserve"> 2013 and 2014</w:t>
      </w:r>
      <w:r w:rsidR="00857A4D">
        <w:rPr>
          <w:sz w:val="24"/>
          <w:szCs w:val="24"/>
        </w:rPr>
        <w:t xml:space="preserve">. </w:t>
      </w:r>
      <w:r w:rsidR="0091107D">
        <w:rPr>
          <w:sz w:val="24"/>
          <w:szCs w:val="24"/>
        </w:rPr>
        <w:t>Once again there is</w:t>
      </w:r>
      <w:r w:rsidR="003F017F">
        <w:rPr>
          <w:sz w:val="24"/>
          <w:szCs w:val="24"/>
        </w:rPr>
        <w:t xml:space="preserve"> no spatial patterning to</w:t>
      </w:r>
      <w:ins w:id="164" w:author="Danny Dorling" w:date="2016-08-05T15:29:00Z">
        <w:r w:rsidR="005021E7">
          <w:rPr>
            <w:sz w:val="24"/>
            <w:szCs w:val="24"/>
          </w:rPr>
          <w:t xml:space="preserve"> be seen in</w:t>
        </w:r>
      </w:ins>
      <w:r w:rsidR="003F017F">
        <w:rPr>
          <w:sz w:val="24"/>
          <w:szCs w:val="24"/>
        </w:rPr>
        <w:t xml:space="preserve"> either </w:t>
      </w:r>
      <w:ins w:id="165" w:author="Danny Dorling" w:date="2016-08-05T15:29:00Z">
        <w:r w:rsidR="005021E7">
          <w:rPr>
            <w:sz w:val="24"/>
            <w:szCs w:val="24"/>
          </w:rPr>
          <w:t xml:space="preserve">the equal area </w:t>
        </w:r>
      </w:ins>
      <w:r w:rsidR="003F017F">
        <w:rPr>
          <w:sz w:val="24"/>
          <w:szCs w:val="24"/>
        </w:rPr>
        <w:t>map</w:t>
      </w:r>
      <w:ins w:id="166" w:author="Danny Dorling" w:date="2016-08-05T15:29:00Z">
        <w:r w:rsidR="005021E7">
          <w:rPr>
            <w:sz w:val="24"/>
            <w:szCs w:val="24"/>
          </w:rPr>
          <w:t>s or equal population cartograms</w:t>
        </w:r>
      </w:ins>
      <w:r w:rsidR="003F017F">
        <w:rPr>
          <w:sz w:val="24"/>
          <w:szCs w:val="24"/>
        </w:rPr>
        <w:t xml:space="preserve">. It is clear that what has happened </w:t>
      </w:r>
      <w:r w:rsidR="00E321AA">
        <w:rPr>
          <w:sz w:val="24"/>
          <w:szCs w:val="24"/>
        </w:rPr>
        <w:t>h</w:t>
      </w:r>
      <w:r w:rsidR="003F017F">
        <w:rPr>
          <w:sz w:val="24"/>
          <w:szCs w:val="24"/>
        </w:rPr>
        <w:t>as occurred everywhere.</w:t>
      </w:r>
      <w:r w:rsidR="00FE3352">
        <w:rPr>
          <w:sz w:val="24"/>
          <w:szCs w:val="24"/>
        </w:rPr>
        <w:t xml:space="preserve"> </w:t>
      </w:r>
      <w:r w:rsidR="0091107D">
        <w:rPr>
          <w:sz w:val="24"/>
          <w:szCs w:val="24"/>
        </w:rPr>
        <w:t>The main difference between the maps</w:t>
      </w:r>
      <w:ins w:id="167" w:author="Danny Dorling" w:date="2016-08-05T15:30:00Z">
        <w:r w:rsidR="005021E7">
          <w:rPr>
            <w:sz w:val="24"/>
            <w:szCs w:val="24"/>
          </w:rPr>
          <w:t xml:space="preserve"> over time</w:t>
        </w:r>
      </w:ins>
      <w:r w:rsidR="0091107D">
        <w:rPr>
          <w:sz w:val="24"/>
          <w:szCs w:val="24"/>
        </w:rPr>
        <w:t xml:space="preserve"> is the sudden change in the experiences of </w:t>
      </w:r>
      <w:ins w:id="168" w:author="Danny Dorling" w:date="2016-08-05T15:30:00Z">
        <w:r w:rsidR="005021E7">
          <w:rPr>
            <w:sz w:val="24"/>
            <w:szCs w:val="24"/>
          </w:rPr>
          <w:t xml:space="preserve">almost all </w:t>
        </w:r>
      </w:ins>
      <w:r w:rsidR="0091107D">
        <w:rPr>
          <w:sz w:val="24"/>
          <w:szCs w:val="24"/>
        </w:rPr>
        <w:t xml:space="preserve">Local Authorities </w:t>
      </w:r>
      <w:r w:rsidR="00F8270C">
        <w:rPr>
          <w:sz w:val="24"/>
          <w:szCs w:val="24"/>
        </w:rPr>
        <w:t>by 2015</w:t>
      </w:r>
      <w:r w:rsidR="0091107D">
        <w:rPr>
          <w:sz w:val="24"/>
          <w:szCs w:val="24"/>
        </w:rPr>
        <w:t xml:space="preserve">. </w:t>
      </w:r>
      <w:r w:rsidR="00747A38">
        <w:rPr>
          <w:sz w:val="24"/>
          <w:szCs w:val="24"/>
        </w:rPr>
        <w:t>In 2013-14</w:t>
      </w:r>
      <w:r w:rsidR="004F16C9">
        <w:rPr>
          <w:sz w:val="24"/>
          <w:szCs w:val="24"/>
        </w:rPr>
        <w:t>,</w:t>
      </w:r>
      <w:r w:rsidR="008A2C73">
        <w:rPr>
          <w:sz w:val="24"/>
          <w:szCs w:val="24"/>
        </w:rPr>
        <w:t xml:space="preserve"> 4.3</w:t>
      </w:r>
      <w:r w:rsidR="00747A38">
        <w:rPr>
          <w:sz w:val="24"/>
          <w:szCs w:val="24"/>
        </w:rPr>
        <w:t>% of Local Authorities were categorised in the top group (</w:t>
      </w:r>
      <w:r>
        <w:rPr>
          <w:sz w:val="24"/>
          <w:szCs w:val="24"/>
        </w:rPr>
        <w:t>‘</w:t>
      </w:r>
      <w:r w:rsidR="00747A38">
        <w:rPr>
          <w:sz w:val="24"/>
          <w:szCs w:val="24"/>
        </w:rPr>
        <w:t xml:space="preserve">3+ subgroups with </w:t>
      </w:r>
      <w:r w:rsidR="007A040A">
        <w:rPr>
          <w:sz w:val="24"/>
          <w:szCs w:val="24"/>
        </w:rPr>
        <w:t xml:space="preserve">relative changes </w:t>
      </w:r>
      <w:r w:rsidR="00747A38">
        <w:rPr>
          <w:sz w:val="24"/>
          <w:szCs w:val="24"/>
        </w:rPr>
        <w:t>15%+</w:t>
      </w:r>
      <w:r>
        <w:rPr>
          <w:sz w:val="24"/>
          <w:szCs w:val="24"/>
        </w:rPr>
        <w:t>’</w:t>
      </w:r>
      <w:r w:rsidR="00747A38">
        <w:rPr>
          <w:sz w:val="24"/>
          <w:szCs w:val="24"/>
        </w:rPr>
        <w:t xml:space="preserve">) compared to </w:t>
      </w:r>
      <w:r w:rsidR="008A2C73">
        <w:rPr>
          <w:sz w:val="24"/>
          <w:szCs w:val="24"/>
        </w:rPr>
        <w:t>60.9</w:t>
      </w:r>
      <w:r w:rsidR="00747A38">
        <w:rPr>
          <w:sz w:val="24"/>
          <w:szCs w:val="24"/>
        </w:rPr>
        <w:t>% in 2014-15. In 2013-14</w:t>
      </w:r>
      <w:r w:rsidR="004F16C9">
        <w:rPr>
          <w:sz w:val="24"/>
          <w:szCs w:val="24"/>
        </w:rPr>
        <w:t>,</w:t>
      </w:r>
      <w:r w:rsidR="008A2C73">
        <w:rPr>
          <w:sz w:val="24"/>
          <w:szCs w:val="24"/>
        </w:rPr>
        <w:t xml:space="preserve"> 27.9</w:t>
      </w:r>
      <w:r w:rsidR="00747A38">
        <w:rPr>
          <w:sz w:val="24"/>
          <w:szCs w:val="24"/>
        </w:rPr>
        <w:t>%</w:t>
      </w:r>
      <w:r>
        <w:rPr>
          <w:sz w:val="24"/>
          <w:szCs w:val="24"/>
        </w:rPr>
        <w:t xml:space="preserve"> were on the bottom category (‘N</w:t>
      </w:r>
      <w:r w:rsidR="00747A38">
        <w:rPr>
          <w:sz w:val="24"/>
          <w:szCs w:val="24"/>
        </w:rPr>
        <w:t xml:space="preserve">one of the categories’) whereas in 2014-15 there </w:t>
      </w:r>
      <w:r w:rsidR="008A2C73">
        <w:rPr>
          <w:sz w:val="24"/>
          <w:szCs w:val="24"/>
        </w:rPr>
        <w:t>was only one Local Authority</w:t>
      </w:r>
      <w:r w:rsidR="00747A38">
        <w:rPr>
          <w:sz w:val="24"/>
          <w:szCs w:val="24"/>
        </w:rPr>
        <w:t xml:space="preserve"> </w:t>
      </w:r>
      <w:r w:rsidR="008A2C73">
        <w:rPr>
          <w:sz w:val="24"/>
          <w:szCs w:val="24"/>
        </w:rPr>
        <w:t xml:space="preserve">(the ‘City of London’) </w:t>
      </w:r>
      <w:r w:rsidR="00747A38">
        <w:rPr>
          <w:sz w:val="24"/>
          <w:szCs w:val="24"/>
        </w:rPr>
        <w:t xml:space="preserve">in this category. We </w:t>
      </w:r>
      <w:ins w:id="169" w:author="Danny Dorling" w:date="2016-08-05T15:30:00Z">
        <w:r w:rsidR="005021E7">
          <w:rPr>
            <w:sz w:val="24"/>
            <w:szCs w:val="24"/>
          </w:rPr>
          <w:t xml:space="preserve">did </w:t>
        </w:r>
      </w:ins>
      <w:r w:rsidR="00747A38">
        <w:rPr>
          <w:sz w:val="24"/>
          <w:szCs w:val="24"/>
        </w:rPr>
        <w:t>f</w:t>
      </w:r>
      <w:ins w:id="170" w:author="Danny Dorling" w:date="2016-08-05T15:30:00Z">
        <w:r w:rsidR="005021E7">
          <w:rPr>
            <w:sz w:val="24"/>
            <w:szCs w:val="24"/>
          </w:rPr>
          <w:t>ind</w:t>
        </w:r>
      </w:ins>
      <w:del w:id="171" w:author="Danny Dorling" w:date="2016-08-05T15:30:00Z">
        <w:r w:rsidR="00747A38" w:rsidDel="005021E7">
          <w:rPr>
            <w:sz w:val="24"/>
            <w:szCs w:val="24"/>
          </w:rPr>
          <w:delText>ound</w:delText>
        </w:r>
      </w:del>
      <w:r w:rsidR="00747A38">
        <w:rPr>
          <w:sz w:val="24"/>
          <w:szCs w:val="24"/>
        </w:rPr>
        <w:t xml:space="preserve"> evidence of</w:t>
      </w:r>
      <w:r w:rsidR="00F8270C">
        <w:rPr>
          <w:sz w:val="24"/>
          <w:szCs w:val="24"/>
        </w:rPr>
        <w:t xml:space="preserve"> </w:t>
      </w:r>
      <w:r w:rsidR="00747A38">
        <w:rPr>
          <w:sz w:val="24"/>
          <w:szCs w:val="24"/>
        </w:rPr>
        <w:t>n</w:t>
      </w:r>
      <w:r w:rsidR="00F8270C">
        <w:rPr>
          <w:sz w:val="24"/>
          <w:szCs w:val="24"/>
        </w:rPr>
        <w:t xml:space="preserve">egative correlation </w:t>
      </w:r>
      <w:r w:rsidR="00747A38">
        <w:rPr>
          <w:sz w:val="24"/>
          <w:szCs w:val="24"/>
        </w:rPr>
        <w:t xml:space="preserve">for values </w:t>
      </w:r>
      <w:r w:rsidR="00F8270C">
        <w:rPr>
          <w:sz w:val="24"/>
          <w:szCs w:val="24"/>
        </w:rPr>
        <w:t>between years</w:t>
      </w:r>
      <w:r w:rsidR="00747A38">
        <w:rPr>
          <w:sz w:val="24"/>
          <w:szCs w:val="24"/>
        </w:rPr>
        <w:t xml:space="preserve"> (Table 5)</w:t>
      </w:r>
      <w:r w:rsidR="00F8270C">
        <w:rPr>
          <w:sz w:val="24"/>
          <w:szCs w:val="24"/>
        </w:rPr>
        <w:t xml:space="preserve">. Local Authorities with higher rate ratios in 2013-14 were associated with lower rate ratios in 2014-15. </w:t>
      </w:r>
      <w:ins w:id="172" w:author="Danny Dorling" w:date="2016-08-05T15:30:00Z">
        <w:r w:rsidR="005021E7">
          <w:rPr>
            <w:sz w:val="24"/>
            <w:szCs w:val="24"/>
          </w:rPr>
          <w:t xml:space="preserve">In other words it is possible that in those areas where many frail </w:t>
        </w:r>
      </w:ins>
      <w:ins w:id="173" w:author="Danny Dorling" w:date="2016-08-05T15:31:00Z">
        <w:r w:rsidR="005021E7">
          <w:rPr>
            <w:sz w:val="24"/>
            <w:szCs w:val="24"/>
          </w:rPr>
          <w:t>elderly</w:t>
        </w:r>
      </w:ins>
      <w:ins w:id="174" w:author="Danny Dorling" w:date="2016-08-05T15:30:00Z">
        <w:r w:rsidR="005021E7">
          <w:rPr>
            <w:sz w:val="24"/>
            <w:szCs w:val="24"/>
          </w:rPr>
          <w:t xml:space="preserve"> </w:t>
        </w:r>
      </w:ins>
      <w:ins w:id="175" w:author="Danny Dorling" w:date="2016-08-05T15:31:00Z">
        <w:r w:rsidR="005021E7">
          <w:rPr>
            <w:sz w:val="24"/>
            <w:szCs w:val="24"/>
          </w:rPr>
          <w:t xml:space="preserve">people did survive through the year to July 2014, fewer then survived in 2015. The year to July 2014 was not a good year for mortality, but it was not unusually bad. The year to July 2015 was </w:t>
        </w:r>
      </w:ins>
      <w:ins w:id="176" w:author="Danny Dorling" w:date="2016-08-05T15:32:00Z">
        <w:r w:rsidR="005021E7">
          <w:rPr>
            <w:sz w:val="24"/>
            <w:szCs w:val="24"/>
          </w:rPr>
          <w:t>exceptionally</w:t>
        </w:r>
      </w:ins>
      <w:ins w:id="177" w:author="Danny Dorling" w:date="2016-08-05T15:31:00Z">
        <w:r w:rsidR="005021E7">
          <w:rPr>
            <w:sz w:val="24"/>
            <w:szCs w:val="24"/>
          </w:rPr>
          <w:t xml:space="preserve"> bad</w:t>
        </w:r>
      </w:ins>
      <w:ins w:id="178" w:author="Danny Dorling" w:date="2016-08-05T15:32:00Z">
        <w:r w:rsidR="005021E7">
          <w:rPr>
            <w:sz w:val="24"/>
            <w:szCs w:val="24"/>
          </w:rPr>
          <w:t xml:space="preserve"> and the early years (2012 and 2013) were also very poor for mortality among the elderly, but not as devastating as 2015 was. Before this period mortality had almost always falling among the old in England and Wales, decade after decade</w:t>
        </w:r>
      </w:ins>
      <w:ins w:id="179" w:author="Danny Dorling" w:date="2016-08-05T15:33:00Z">
        <w:r w:rsidR="005021E7">
          <w:rPr>
            <w:sz w:val="24"/>
            <w:szCs w:val="24"/>
          </w:rPr>
          <w:t xml:space="preserve"> (ONS 2015a and 2015b)</w:t>
        </w:r>
      </w:ins>
      <w:ins w:id="180" w:author="Danny Dorling" w:date="2016-08-05T15:32:00Z">
        <w:r w:rsidR="005021E7">
          <w:rPr>
            <w:sz w:val="24"/>
            <w:szCs w:val="24"/>
          </w:rPr>
          <w:t>.</w:t>
        </w:r>
      </w:ins>
    </w:p>
    <w:p w14:paraId="3364BAE8" w14:textId="7198698D" w:rsidR="00E875FE" w:rsidRDefault="00E875FE" w:rsidP="00E875FE">
      <w:pPr>
        <w:spacing w:line="240" w:lineRule="auto"/>
        <w:jc w:val="center"/>
        <w:rPr>
          <w:sz w:val="24"/>
          <w:szCs w:val="24"/>
        </w:rPr>
      </w:pPr>
      <w:r>
        <w:rPr>
          <w:noProof/>
          <w:sz w:val="24"/>
          <w:szCs w:val="24"/>
          <w:lang w:eastAsia="en-GB"/>
        </w:rPr>
        <w:lastRenderedPageBreak/>
        <w:drawing>
          <wp:inline distT="0" distB="0" distL="0" distR="0" wp14:anchorId="7F163197" wp14:editId="52E28233">
            <wp:extent cx="5731510" cy="810450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e 4.jpeg"/>
                    <pic:cNvPicPr/>
                  </pic:nvPicPr>
                  <pic:blipFill>
                    <a:blip r:embed="rId14">
                      <a:extLst>
                        <a:ext uri="{28A0092B-C50C-407E-A947-70E740481C1C}">
                          <a14:useLocalDpi xmlns:a14="http://schemas.microsoft.com/office/drawing/2010/main" val="0"/>
                        </a:ext>
                      </a:extLst>
                    </a:blip>
                    <a:stretch>
                      <a:fillRect/>
                    </a:stretch>
                  </pic:blipFill>
                  <pic:spPr>
                    <a:xfrm>
                      <a:off x="0" y="0"/>
                      <a:ext cx="5731510" cy="8104505"/>
                    </a:xfrm>
                    <a:prstGeom prst="rect">
                      <a:avLst/>
                    </a:prstGeom>
                  </pic:spPr>
                </pic:pic>
              </a:graphicData>
            </a:graphic>
          </wp:inline>
        </w:drawing>
      </w:r>
    </w:p>
    <w:p w14:paraId="0FF6E027" w14:textId="22DABE6F" w:rsidR="00E875FE" w:rsidRDefault="00E875FE" w:rsidP="00E875FE">
      <w:pPr>
        <w:spacing w:line="240" w:lineRule="auto"/>
        <w:rPr>
          <w:b/>
          <w:sz w:val="24"/>
          <w:szCs w:val="24"/>
        </w:rPr>
        <w:sectPr w:rsidR="00E875FE" w:rsidSect="008A2C73">
          <w:pgSz w:w="11906" w:h="16838"/>
          <w:pgMar w:top="1440" w:right="1440" w:bottom="1440" w:left="1440" w:header="708" w:footer="708" w:gutter="0"/>
          <w:cols w:space="708"/>
          <w:docGrid w:linePitch="360"/>
        </w:sectPr>
      </w:pPr>
      <w:r>
        <w:rPr>
          <w:b/>
          <w:sz w:val="24"/>
          <w:szCs w:val="24"/>
        </w:rPr>
        <w:t xml:space="preserve">Figure 4: </w:t>
      </w:r>
      <w:r w:rsidRPr="00E875FE">
        <w:rPr>
          <w:b/>
          <w:sz w:val="24"/>
          <w:szCs w:val="24"/>
        </w:rPr>
        <w:t>Categorising the extent of relative mortality changes</w:t>
      </w:r>
      <w:r>
        <w:rPr>
          <w:b/>
          <w:sz w:val="24"/>
          <w:szCs w:val="24"/>
        </w:rPr>
        <w:t xml:space="preserve"> in England and Wales</w:t>
      </w:r>
      <w:r w:rsidRPr="00E875FE">
        <w:rPr>
          <w:b/>
          <w:sz w:val="24"/>
          <w:szCs w:val="24"/>
        </w:rPr>
        <w:t xml:space="preserve">, </w:t>
      </w:r>
      <w:r>
        <w:rPr>
          <w:b/>
          <w:sz w:val="24"/>
          <w:szCs w:val="24"/>
        </w:rPr>
        <w:t xml:space="preserve">2013-14 and </w:t>
      </w:r>
      <w:r w:rsidRPr="00E875FE">
        <w:rPr>
          <w:b/>
          <w:sz w:val="24"/>
          <w:szCs w:val="24"/>
        </w:rPr>
        <w:t>2014-15</w:t>
      </w:r>
      <w:r>
        <w:rPr>
          <w:b/>
          <w:sz w:val="24"/>
          <w:szCs w:val="24"/>
        </w:rPr>
        <w:t>.</w:t>
      </w:r>
    </w:p>
    <w:p w14:paraId="50D8B916" w14:textId="77777777" w:rsidR="008A2C73" w:rsidRPr="00F8270C" w:rsidRDefault="008A2C73" w:rsidP="008A2C73">
      <w:pPr>
        <w:spacing w:line="480" w:lineRule="auto"/>
        <w:rPr>
          <w:b/>
          <w:sz w:val="24"/>
          <w:szCs w:val="24"/>
        </w:rPr>
      </w:pPr>
      <w:r>
        <w:rPr>
          <w:b/>
          <w:sz w:val="24"/>
          <w:szCs w:val="24"/>
        </w:rPr>
        <w:lastRenderedPageBreak/>
        <w:t>Table 5: Correlation between the age-specific rate ratios for 2013-14 and 2014-15.</w:t>
      </w:r>
    </w:p>
    <w:tbl>
      <w:tblPr>
        <w:tblW w:w="3092" w:type="dxa"/>
        <w:tblLook w:val="04A0" w:firstRow="1" w:lastRow="0" w:firstColumn="1" w:lastColumn="0" w:noHBand="0" w:noVBand="1"/>
      </w:tblPr>
      <w:tblGrid>
        <w:gridCol w:w="1172"/>
        <w:gridCol w:w="960"/>
        <w:gridCol w:w="960"/>
      </w:tblGrid>
      <w:tr w:rsidR="008A2C73" w:rsidRPr="00F8270C" w14:paraId="7CE5F1DE" w14:textId="77777777" w:rsidTr="00733ACC">
        <w:trPr>
          <w:trHeight w:val="300"/>
        </w:trPr>
        <w:tc>
          <w:tcPr>
            <w:tcW w:w="1172" w:type="dxa"/>
            <w:tcBorders>
              <w:top w:val="single" w:sz="4" w:space="0" w:color="auto"/>
              <w:left w:val="nil"/>
              <w:bottom w:val="single" w:sz="4" w:space="0" w:color="auto"/>
              <w:right w:val="nil"/>
            </w:tcBorders>
            <w:shd w:val="clear" w:color="auto" w:fill="auto"/>
            <w:noWrap/>
            <w:vAlign w:val="bottom"/>
            <w:hideMark/>
          </w:tcPr>
          <w:p w14:paraId="25415DD5" w14:textId="77777777" w:rsidR="008A2C73" w:rsidRPr="00F8270C" w:rsidRDefault="008A2C73" w:rsidP="00733ACC">
            <w:pPr>
              <w:spacing w:after="0" w:line="240" w:lineRule="auto"/>
              <w:rPr>
                <w:rFonts w:ascii="Calibri" w:eastAsia="Times New Roman" w:hAnsi="Calibri" w:cs="Times New Roman"/>
                <w:color w:val="000000"/>
                <w:lang w:eastAsia="en-GB"/>
              </w:rPr>
            </w:pPr>
            <w:r w:rsidRPr="00F8270C">
              <w:rPr>
                <w:rFonts w:ascii="Calibri" w:eastAsia="Times New Roman" w:hAnsi="Calibri" w:cs="Times New Roman"/>
                <w:color w:val="000000"/>
                <w:lang w:eastAsia="en-GB"/>
              </w:rPr>
              <w:t>Age Band</w:t>
            </w:r>
          </w:p>
        </w:tc>
        <w:tc>
          <w:tcPr>
            <w:tcW w:w="960" w:type="dxa"/>
            <w:tcBorders>
              <w:top w:val="single" w:sz="4" w:space="0" w:color="auto"/>
              <w:left w:val="nil"/>
              <w:bottom w:val="single" w:sz="4" w:space="0" w:color="auto"/>
              <w:right w:val="nil"/>
            </w:tcBorders>
            <w:shd w:val="clear" w:color="auto" w:fill="auto"/>
            <w:noWrap/>
            <w:vAlign w:val="bottom"/>
            <w:hideMark/>
          </w:tcPr>
          <w:p w14:paraId="57B969E0" w14:textId="77777777" w:rsidR="008A2C73" w:rsidRPr="00F8270C" w:rsidRDefault="008A2C73" w:rsidP="00733ACC">
            <w:pPr>
              <w:spacing w:after="0" w:line="240" w:lineRule="auto"/>
              <w:rPr>
                <w:rFonts w:ascii="Calibri" w:eastAsia="Times New Roman" w:hAnsi="Calibri" w:cs="Times New Roman"/>
                <w:color w:val="000000"/>
                <w:lang w:eastAsia="en-GB"/>
              </w:rPr>
            </w:pPr>
            <w:r w:rsidRPr="00F8270C">
              <w:rPr>
                <w:rFonts w:ascii="Calibri" w:eastAsia="Times New Roman" w:hAnsi="Calibri" w:cs="Times New Roman"/>
                <w:color w:val="000000"/>
                <w:lang w:eastAsia="en-GB"/>
              </w:rPr>
              <w:t>Males</w:t>
            </w:r>
          </w:p>
        </w:tc>
        <w:tc>
          <w:tcPr>
            <w:tcW w:w="960" w:type="dxa"/>
            <w:tcBorders>
              <w:top w:val="single" w:sz="4" w:space="0" w:color="auto"/>
              <w:left w:val="nil"/>
              <w:bottom w:val="single" w:sz="4" w:space="0" w:color="auto"/>
              <w:right w:val="nil"/>
            </w:tcBorders>
            <w:shd w:val="clear" w:color="auto" w:fill="auto"/>
            <w:noWrap/>
            <w:vAlign w:val="bottom"/>
            <w:hideMark/>
          </w:tcPr>
          <w:p w14:paraId="7F1FAABC" w14:textId="77777777" w:rsidR="008A2C73" w:rsidRPr="00F8270C" w:rsidRDefault="008A2C73" w:rsidP="00733ACC">
            <w:pPr>
              <w:spacing w:after="0" w:line="240" w:lineRule="auto"/>
              <w:rPr>
                <w:rFonts w:ascii="Calibri" w:eastAsia="Times New Roman" w:hAnsi="Calibri" w:cs="Times New Roman"/>
                <w:color w:val="000000"/>
                <w:lang w:eastAsia="en-GB"/>
              </w:rPr>
            </w:pPr>
            <w:r w:rsidRPr="00F8270C">
              <w:rPr>
                <w:rFonts w:ascii="Calibri" w:eastAsia="Times New Roman" w:hAnsi="Calibri" w:cs="Times New Roman"/>
                <w:color w:val="000000"/>
                <w:lang w:eastAsia="en-GB"/>
              </w:rPr>
              <w:t>Females</w:t>
            </w:r>
          </w:p>
        </w:tc>
      </w:tr>
      <w:tr w:rsidR="008A2C73" w:rsidRPr="00F8270C" w14:paraId="438DCAD8" w14:textId="77777777" w:rsidTr="00733ACC">
        <w:trPr>
          <w:trHeight w:val="300"/>
        </w:trPr>
        <w:tc>
          <w:tcPr>
            <w:tcW w:w="1172" w:type="dxa"/>
            <w:tcBorders>
              <w:top w:val="nil"/>
              <w:left w:val="nil"/>
              <w:bottom w:val="nil"/>
              <w:right w:val="nil"/>
            </w:tcBorders>
            <w:shd w:val="clear" w:color="auto" w:fill="auto"/>
            <w:noWrap/>
            <w:vAlign w:val="bottom"/>
            <w:hideMark/>
          </w:tcPr>
          <w:p w14:paraId="1C7CD05B" w14:textId="77777777" w:rsidR="008A2C73" w:rsidRPr="00F8270C" w:rsidRDefault="008A2C73" w:rsidP="00733ACC">
            <w:pPr>
              <w:spacing w:after="0" w:line="240" w:lineRule="auto"/>
              <w:rPr>
                <w:rFonts w:ascii="Calibri" w:eastAsia="Times New Roman" w:hAnsi="Calibri" w:cs="Times New Roman"/>
                <w:color w:val="000000"/>
                <w:lang w:eastAsia="en-GB"/>
              </w:rPr>
            </w:pPr>
            <w:r w:rsidRPr="00F8270C">
              <w:rPr>
                <w:rFonts w:ascii="Calibri" w:eastAsia="Times New Roman" w:hAnsi="Calibri" w:cs="Times New Roman"/>
                <w:color w:val="000000"/>
                <w:lang w:eastAsia="en-GB"/>
              </w:rPr>
              <w:t>80-84</w:t>
            </w:r>
          </w:p>
        </w:tc>
        <w:tc>
          <w:tcPr>
            <w:tcW w:w="960" w:type="dxa"/>
            <w:tcBorders>
              <w:top w:val="nil"/>
              <w:left w:val="nil"/>
              <w:bottom w:val="nil"/>
              <w:right w:val="nil"/>
            </w:tcBorders>
            <w:shd w:val="clear" w:color="auto" w:fill="auto"/>
            <w:noWrap/>
            <w:vAlign w:val="bottom"/>
            <w:hideMark/>
          </w:tcPr>
          <w:p w14:paraId="7B51EC86" w14:textId="77777777" w:rsidR="008A2C73" w:rsidRPr="00F8270C" w:rsidRDefault="008A2C73" w:rsidP="00733ACC">
            <w:pPr>
              <w:spacing w:after="0" w:line="240" w:lineRule="auto"/>
              <w:jc w:val="right"/>
              <w:rPr>
                <w:rFonts w:ascii="Calibri" w:eastAsia="Times New Roman" w:hAnsi="Calibri" w:cs="Times New Roman"/>
                <w:color w:val="000000"/>
                <w:lang w:eastAsia="en-GB"/>
              </w:rPr>
            </w:pPr>
            <w:r>
              <w:rPr>
                <w:rFonts w:ascii="Calibri" w:eastAsia="Times New Roman" w:hAnsi="Calibri" w:cs="Times New Roman"/>
                <w:color w:val="000000"/>
                <w:lang w:eastAsia="en-GB"/>
              </w:rPr>
              <w:t>-0.290</w:t>
            </w:r>
          </w:p>
        </w:tc>
        <w:tc>
          <w:tcPr>
            <w:tcW w:w="960" w:type="dxa"/>
            <w:tcBorders>
              <w:top w:val="nil"/>
              <w:left w:val="nil"/>
              <w:bottom w:val="nil"/>
              <w:right w:val="nil"/>
            </w:tcBorders>
            <w:shd w:val="clear" w:color="auto" w:fill="auto"/>
            <w:noWrap/>
            <w:vAlign w:val="bottom"/>
            <w:hideMark/>
          </w:tcPr>
          <w:p w14:paraId="10EBDD19" w14:textId="77777777" w:rsidR="008A2C73" w:rsidRPr="00F8270C" w:rsidRDefault="008A2C73" w:rsidP="00733ACC">
            <w:pPr>
              <w:spacing w:after="0" w:line="240" w:lineRule="auto"/>
              <w:jc w:val="right"/>
              <w:rPr>
                <w:rFonts w:ascii="Calibri" w:eastAsia="Times New Roman" w:hAnsi="Calibri" w:cs="Times New Roman"/>
                <w:color w:val="000000"/>
                <w:lang w:eastAsia="en-GB"/>
              </w:rPr>
            </w:pPr>
            <w:r>
              <w:rPr>
                <w:rFonts w:ascii="Calibri" w:eastAsia="Times New Roman" w:hAnsi="Calibri" w:cs="Times New Roman"/>
                <w:color w:val="000000"/>
                <w:lang w:eastAsia="en-GB"/>
              </w:rPr>
              <w:t>-0.201</w:t>
            </w:r>
          </w:p>
        </w:tc>
      </w:tr>
      <w:tr w:rsidR="008A2C73" w:rsidRPr="00F8270C" w14:paraId="370C96B8" w14:textId="77777777" w:rsidTr="00733ACC">
        <w:trPr>
          <w:trHeight w:val="300"/>
        </w:trPr>
        <w:tc>
          <w:tcPr>
            <w:tcW w:w="1172" w:type="dxa"/>
            <w:tcBorders>
              <w:top w:val="nil"/>
              <w:left w:val="nil"/>
              <w:bottom w:val="nil"/>
              <w:right w:val="nil"/>
            </w:tcBorders>
            <w:shd w:val="clear" w:color="auto" w:fill="auto"/>
            <w:noWrap/>
            <w:vAlign w:val="bottom"/>
            <w:hideMark/>
          </w:tcPr>
          <w:p w14:paraId="31AB943D" w14:textId="77777777" w:rsidR="008A2C73" w:rsidRPr="00F8270C" w:rsidRDefault="008A2C73" w:rsidP="00733ACC">
            <w:pPr>
              <w:spacing w:after="0" w:line="240" w:lineRule="auto"/>
              <w:rPr>
                <w:rFonts w:ascii="Calibri" w:eastAsia="Times New Roman" w:hAnsi="Calibri" w:cs="Times New Roman"/>
                <w:color w:val="000000"/>
                <w:lang w:eastAsia="en-GB"/>
              </w:rPr>
            </w:pPr>
            <w:r w:rsidRPr="00F8270C">
              <w:rPr>
                <w:rFonts w:ascii="Calibri" w:eastAsia="Times New Roman" w:hAnsi="Calibri" w:cs="Times New Roman"/>
                <w:color w:val="000000"/>
                <w:lang w:eastAsia="en-GB"/>
              </w:rPr>
              <w:t>85-89</w:t>
            </w:r>
          </w:p>
        </w:tc>
        <w:tc>
          <w:tcPr>
            <w:tcW w:w="960" w:type="dxa"/>
            <w:tcBorders>
              <w:top w:val="nil"/>
              <w:left w:val="nil"/>
              <w:bottom w:val="nil"/>
              <w:right w:val="nil"/>
            </w:tcBorders>
            <w:shd w:val="clear" w:color="auto" w:fill="auto"/>
            <w:noWrap/>
            <w:vAlign w:val="bottom"/>
            <w:hideMark/>
          </w:tcPr>
          <w:p w14:paraId="1E62C4D9" w14:textId="77777777" w:rsidR="008A2C73" w:rsidRPr="00F8270C" w:rsidRDefault="008A2C73" w:rsidP="00733ACC">
            <w:pPr>
              <w:spacing w:after="0" w:line="240" w:lineRule="auto"/>
              <w:jc w:val="right"/>
              <w:rPr>
                <w:rFonts w:ascii="Calibri" w:eastAsia="Times New Roman" w:hAnsi="Calibri" w:cs="Times New Roman"/>
                <w:color w:val="000000"/>
                <w:lang w:eastAsia="en-GB"/>
              </w:rPr>
            </w:pPr>
            <w:r>
              <w:rPr>
                <w:rFonts w:ascii="Calibri" w:eastAsia="Times New Roman" w:hAnsi="Calibri" w:cs="Times New Roman"/>
                <w:color w:val="000000"/>
                <w:lang w:eastAsia="en-GB"/>
              </w:rPr>
              <w:t>-0.243</w:t>
            </w:r>
          </w:p>
        </w:tc>
        <w:tc>
          <w:tcPr>
            <w:tcW w:w="960" w:type="dxa"/>
            <w:tcBorders>
              <w:top w:val="nil"/>
              <w:left w:val="nil"/>
              <w:bottom w:val="nil"/>
              <w:right w:val="nil"/>
            </w:tcBorders>
            <w:shd w:val="clear" w:color="auto" w:fill="auto"/>
            <w:noWrap/>
            <w:vAlign w:val="bottom"/>
            <w:hideMark/>
          </w:tcPr>
          <w:p w14:paraId="4E2686C2" w14:textId="77777777" w:rsidR="008A2C73" w:rsidRPr="00F8270C" w:rsidRDefault="008A2C73" w:rsidP="00733ACC">
            <w:pPr>
              <w:spacing w:after="0" w:line="240" w:lineRule="auto"/>
              <w:jc w:val="right"/>
              <w:rPr>
                <w:rFonts w:ascii="Calibri" w:eastAsia="Times New Roman" w:hAnsi="Calibri" w:cs="Times New Roman"/>
                <w:color w:val="000000"/>
                <w:lang w:eastAsia="en-GB"/>
              </w:rPr>
            </w:pPr>
            <w:r>
              <w:rPr>
                <w:rFonts w:ascii="Calibri" w:eastAsia="Times New Roman" w:hAnsi="Calibri" w:cs="Times New Roman"/>
                <w:color w:val="000000"/>
                <w:lang w:eastAsia="en-GB"/>
              </w:rPr>
              <w:t>-0.403</w:t>
            </w:r>
          </w:p>
        </w:tc>
      </w:tr>
      <w:tr w:rsidR="008A2C73" w:rsidRPr="00F8270C" w14:paraId="702F5FFC" w14:textId="77777777" w:rsidTr="00733ACC">
        <w:trPr>
          <w:trHeight w:val="300"/>
        </w:trPr>
        <w:tc>
          <w:tcPr>
            <w:tcW w:w="1172" w:type="dxa"/>
            <w:tcBorders>
              <w:top w:val="nil"/>
              <w:left w:val="nil"/>
              <w:bottom w:val="single" w:sz="4" w:space="0" w:color="auto"/>
              <w:right w:val="nil"/>
            </w:tcBorders>
            <w:shd w:val="clear" w:color="auto" w:fill="auto"/>
            <w:noWrap/>
            <w:vAlign w:val="bottom"/>
            <w:hideMark/>
          </w:tcPr>
          <w:p w14:paraId="78FEED4D" w14:textId="77777777" w:rsidR="008A2C73" w:rsidRPr="00F8270C" w:rsidRDefault="008A2C73" w:rsidP="00733ACC">
            <w:pPr>
              <w:spacing w:after="0" w:line="240" w:lineRule="auto"/>
              <w:rPr>
                <w:rFonts w:ascii="Calibri" w:eastAsia="Times New Roman" w:hAnsi="Calibri" w:cs="Times New Roman"/>
                <w:color w:val="000000"/>
                <w:lang w:eastAsia="en-GB"/>
              </w:rPr>
            </w:pPr>
            <w:r w:rsidRPr="00F8270C">
              <w:rPr>
                <w:rFonts w:ascii="Calibri" w:eastAsia="Times New Roman" w:hAnsi="Calibri" w:cs="Times New Roman"/>
                <w:color w:val="000000"/>
                <w:lang w:eastAsia="en-GB"/>
              </w:rPr>
              <w:t>90+</w:t>
            </w:r>
          </w:p>
        </w:tc>
        <w:tc>
          <w:tcPr>
            <w:tcW w:w="960" w:type="dxa"/>
            <w:tcBorders>
              <w:top w:val="nil"/>
              <w:left w:val="nil"/>
              <w:bottom w:val="single" w:sz="4" w:space="0" w:color="auto"/>
              <w:right w:val="nil"/>
            </w:tcBorders>
            <w:shd w:val="clear" w:color="auto" w:fill="auto"/>
            <w:noWrap/>
            <w:vAlign w:val="bottom"/>
            <w:hideMark/>
          </w:tcPr>
          <w:p w14:paraId="66E2A8B8" w14:textId="77777777" w:rsidR="008A2C73" w:rsidRPr="00F8270C" w:rsidRDefault="008A2C73" w:rsidP="00733ACC">
            <w:pPr>
              <w:spacing w:after="0" w:line="240" w:lineRule="auto"/>
              <w:jc w:val="right"/>
              <w:rPr>
                <w:rFonts w:ascii="Calibri" w:eastAsia="Times New Roman" w:hAnsi="Calibri" w:cs="Times New Roman"/>
                <w:color w:val="000000"/>
                <w:lang w:eastAsia="en-GB"/>
              </w:rPr>
            </w:pPr>
            <w:r w:rsidRPr="00F8270C">
              <w:rPr>
                <w:rFonts w:ascii="Calibri" w:eastAsia="Times New Roman" w:hAnsi="Calibri" w:cs="Times New Roman"/>
                <w:color w:val="000000"/>
                <w:lang w:eastAsia="en-GB"/>
              </w:rPr>
              <w:t>-0.457</w:t>
            </w:r>
          </w:p>
        </w:tc>
        <w:tc>
          <w:tcPr>
            <w:tcW w:w="960" w:type="dxa"/>
            <w:tcBorders>
              <w:top w:val="nil"/>
              <w:left w:val="nil"/>
              <w:bottom w:val="single" w:sz="4" w:space="0" w:color="auto"/>
              <w:right w:val="nil"/>
            </w:tcBorders>
            <w:shd w:val="clear" w:color="auto" w:fill="auto"/>
            <w:noWrap/>
            <w:vAlign w:val="bottom"/>
            <w:hideMark/>
          </w:tcPr>
          <w:p w14:paraId="206F7D87" w14:textId="77777777" w:rsidR="008A2C73" w:rsidRPr="00F8270C" w:rsidRDefault="008A2C73" w:rsidP="00733ACC">
            <w:pPr>
              <w:spacing w:after="0" w:line="240" w:lineRule="auto"/>
              <w:jc w:val="right"/>
              <w:rPr>
                <w:rFonts w:ascii="Calibri" w:eastAsia="Times New Roman" w:hAnsi="Calibri" w:cs="Times New Roman"/>
                <w:color w:val="000000"/>
                <w:lang w:eastAsia="en-GB"/>
              </w:rPr>
            </w:pPr>
            <w:r w:rsidRPr="00F8270C">
              <w:rPr>
                <w:rFonts w:ascii="Calibri" w:eastAsia="Times New Roman" w:hAnsi="Calibri" w:cs="Times New Roman"/>
                <w:color w:val="000000"/>
                <w:lang w:eastAsia="en-GB"/>
              </w:rPr>
              <w:t>-0.517</w:t>
            </w:r>
          </w:p>
        </w:tc>
      </w:tr>
    </w:tbl>
    <w:p w14:paraId="64822C5F" w14:textId="77777777" w:rsidR="008A2C73" w:rsidRDefault="008A2C73" w:rsidP="008A2C73">
      <w:pPr>
        <w:spacing w:after="0" w:line="480" w:lineRule="auto"/>
        <w:rPr>
          <w:sz w:val="24"/>
          <w:szCs w:val="24"/>
        </w:rPr>
      </w:pPr>
    </w:p>
    <w:p w14:paraId="11DB8F46" w14:textId="77777777" w:rsidR="001520AE" w:rsidRDefault="008A2C73" w:rsidP="008A2C73">
      <w:pPr>
        <w:spacing w:line="480" w:lineRule="auto"/>
        <w:rPr>
          <w:ins w:id="181" w:author="Jonathan Minton" w:date="2016-08-05T16:40:00Z"/>
          <w:sz w:val="24"/>
          <w:szCs w:val="24"/>
        </w:rPr>
      </w:pPr>
      <w:r>
        <w:rPr>
          <w:sz w:val="24"/>
          <w:szCs w:val="24"/>
        </w:rPr>
        <w:t>We extended our categories back to 2003 and present the prevalence of each category in Figure 5. It is clear that the 2014 period was an outlier with a lower relative changed compared to previous years</w:t>
      </w:r>
      <w:ins w:id="182" w:author="Danny Dorling" w:date="2016-08-05T15:35:00Z">
        <w:r w:rsidR="00826AD1">
          <w:rPr>
            <w:sz w:val="24"/>
            <w:szCs w:val="24"/>
          </w:rPr>
          <w:t xml:space="preserve"> (in other words</w:t>
        </w:r>
      </w:ins>
      <w:ins w:id="183" w:author="Jonathan Minton" w:date="2016-08-05T16:38:00Z">
        <w:r w:rsidR="001520AE">
          <w:rPr>
            <w:sz w:val="24"/>
            <w:szCs w:val="24"/>
          </w:rPr>
          <w:t>,</w:t>
        </w:r>
      </w:ins>
      <w:ins w:id="184" w:author="Danny Dorling" w:date="2016-08-05T15:35:00Z">
        <w:r w:rsidR="00826AD1">
          <w:rPr>
            <w:sz w:val="24"/>
            <w:szCs w:val="24"/>
          </w:rPr>
          <w:t xml:space="preserve"> ‘things’ did not get much worse in 2014)</w:t>
        </w:r>
      </w:ins>
      <w:r>
        <w:rPr>
          <w:sz w:val="24"/>
          <w:szCs w:val="24"/>
        </w:rPr>
        <w:t xml:space="preserve">. This will have contributed </w:t>
      </w:r>
      <w:ins w:id="185" w:author="Danny Dorling" w:date="2016-08-05T15:35:00Z">
        <w:r w:rsidR="00826AD1">
          <w:rPr>
            <w:sz w:val="24"/>
            <w:szCs w:val="24"/>
          </w:rPr>
          <w:t xml:space="preserve">slightly </w:t>
        </w:r>
      </w:ins>
      <w:r>
        <w:rPr>
          <w:sz w:val="24"/>
          <w:szCs w:val="24"/>
        </w:rPr>
        <w:t>to the large relative change in mortality rates</w:t>
      </w:r>
      <w:r w:rsidR="0054506F">
        <w:rPr>
          <w:sz w:val="24"/>
          <w:szCs w:val="24"/>
        </w:rPr>
        <w:t xml:space="preserve"> in 2015</w:t>
      </w:r>
      <w:r>
        <w:rPr>
          <w:sz w:val="24"/>
          <w:szCs w:val="24"/>
        </w:rPr>
        <w:t xml:space="preserve">. However, Figure 5 still shows that the changes observed in 2015 were of a higher magnitude compared to </w:t>
      </w:r>
      <w:r w:rsidR="0054506F">
        <w:rPr>
          <w:sz w:val="24"/>
          <w:szCs w:val="24"/>
        </w:rPr>
        <w:t>earlier</w:t>
      </w:r>
      <w:r>
        <w:rPr>
          <w:sz w:val="24"/>
          <w:szCs w:val="24"/>
        </w:rPr>
        <w:t xml:space="preserve"> trends (e.g. the mean percentage of areas with ‘3+ age groups with 15%+’ prior to 2014 was 16.5%). Ignoring 2014, the highest category has grown annually since 2010, </w:t>
      </w:r>
      <w:ins w:id="186" w:author="Danny Dorling" w:date="2016-08-05T15:36:00Z">
        <w:r w:rsidR="00826AD1">
          <w:rPr>
            <w:sz w:val="24"/>
            <w:szCs w:val="24"/>
          </w:rPr>
          <w:t>the</w:t>
        </w:r>
      </w:ins>
      <w:del w:id="187" w:author="Danny Dorling" w:date="2016-08-05T15:36:00Z">
        <w:r w:rsidDel="00826AD1">
          <w:rPr>
            <w:sz w:val="24"/>
            <w:szCs w:val="24"/>
          </w:rPr>
          <w:delText>a</w:delText>
        </w:r>
      </w:del>
      <w:r>
        <w:rPr>
          <w:sz w:val="24"/>
          <w:szCs w:val="24"/>
        </w:rPr>
        <w:t xml:space="preserve"> period characterised by austerity.</w:t>
      </w:r>
      <w:ins w:id="188" w:author="Danny Dorling" w:date="2016-08-05T15:36:00Z">
        <w:r w:rsidR="00826AD1">
          <w:rPr>
            <w:sz w:val="24"/>
            <w:szCs w:val="24"/>
          </w:rPr>
          <w:t xml:space="preserve"> </w:t>
        </w:r>
      </w:ins>
    </w:p>
    <w:p w14:paraId="70ED3304" w14:textId="74891F50" w:rsidR="008A2C73" w:rsidRPr="00574C30" w:rsidRDefault="00826AD1" w:rsidP="008A2C73">
      <w:pPr>
        <w:spacing w:line="480" w:lineRule="auto"/>
        <w:rPr>
          <w:sz w:val="24"/>
          <w:szCs w:val="24"/>
        </w:rPr>
      </w:pPr>
      <w:ins w:id="189" w:author="Danny Dorling" w:date="2016-08-05T15:36:00Z">
        <w:r>
          <w:rPr>
            <w:sz w:val="24"/>
            <w:szCs w:val="24"/>
          </w:rPr>
          <w:t>Figure 6</w:t>
        </w:r>
      </w:ins>
      <w:ins w:id="190" w:author="Jonathan Minton" w:date="2016-08-05T16:39:00Z">
        <w:r w:rsidR="001520AE">
          <w:rPr>
            <w:sz w:val="24"/>
            <w:szCs w:val="24"/>
          </w:rPr>
          <w:t xml:space="preserve">, which </w:t>
        </w:r>
      </w:ins>
      <w:ins w:id="191" w:author="Jonathan Minton" w:date="2016-08-05T16:42:00Z">
        <w:r w:rsidR="002917AD">
          <w:rPr>
            <w:sz w:val="24"/>
            <w:szCs w:val="24"/>
          </w:rPr>
          <w:t xml:space="preserve">summarises </w:t>
        </w:r>
      </w:ins>
      <w:ins w:id="192" w:author="Jonathan Minton" w:date="2016-08-05T16:39:00Z">
        <w:r w:rsidR="001520AE">
          <w:rPr>
            <w:sz w:val="24"/>
            <w:szCs w:val="24"/>
          </w:rPr>
          <w:t>a number of self-reported health measures over time</w:t>
        </w:r>
      </w:ins>
      <w:ins w:id="193" w:author="Jonathan Minton" w:date="2016-08-05T16:42:00Z">
        <w:r w:rsidR="002917AD">
          <w:rPr>
            <w:sz w:val="24"/>
            <w:szCs w:val="24"/>
          </w:rPr>
          <w:t xml:space="preserve"> within the UK</w:t>
        </w:r>
      </w:ins>
      <w:ins w:id="194" w:author="Jonathan Minton" w:date="2016-08-05T16:39:00Z">
        <w:r w:rsidR="001520AE">
          <w:rPr>
            <w:sz w:val="24"/>
            <w:szCs w:val="24"/>
          </w:rPr>
          <w:t>,</w:t>
        </w:r>
      </w:ins>
      <w:ins w:id="195" w:author="Danny Dorling" w:date="2016-08-05T15:36:00Z">
        <w:r>
          <w:rPr>
            <w:sz w:val="24"/>
            <w:szCs w:val="24"/>
          </w:rPr>
          <w:t xml:space="preserve"> shows that this was also the period in which progressively more of the population reported that their health was getting worse, year on year every year.</w:t>
        </w:r>
      </w:ins>
      <w:ins w:id="196" w:author="Danny Dorling" w:date="2016-08-05T15:42:00Z">
        <w:r>
          <w:rPr>
            <w:sz w:val="24"/>
            <w:szCs w:val="24"/>
          </w:rPr>
          <w:t xml:space="preserve"> The increases in deaths </w:t>
        </w:r>
        <w:del w:id="197" w:author="Jonathan Minton" w:date="2016-08-05T16:40:00Z">
          <w:r w:rsidDel="002917AD">
            <w:rPr>
              <w:sz w:val="24"/>
              <w:szCs w:val="24"/>
            </w:rPr>
            <w:delText xml:space="preserve">occurred roughly </w:delText>
          </w:r>
        </w:del>
      </w:ins>
      <w:ins w:id="198" w:author="Jonathan Minton" w:date="2016-08-05T16:40:00Z">
        <w:r w:rsidR="002917AD">
          <w:rPr>
            <w:sz w:val="24"/>
            <w:szCs w:val="24"/>
          </w:rPr>
          <w:t xml:space="preserve">followed the </w:t>
        </w:r>
      </w:ins>
      <w:ins w:id="199" w:author="Jonathan Minton" w:date="2016-08-05T16:42:00Z">
        <w:r w:rsidR="002917AD">
          <w:rPr>
            <w:sz w:val="24"/>
            <w:szCs w:val="24"/>
          </w:rPr>
          <w:t xml:space="preserve">UK-wide </w:t>
        </w:r>
      </w:ins>
      <w:ins w:id="200" w:author="Jonathan Minton" w:date="2016-08-05T16:40:00Z">
        <w:r w:rsidR="002917AD">
          <w:rPr>
            <w:sz w:val="24"/>
            <w:szCs w:val="24"/>
          </w:rPr>
          <w:t xml:space="preserve">worsening in self-reported health with a lag of around </w:t>
        </w:r>
      </w:ins>
      <w:ins w:id="201" w:author="Danny Dorling" w:date="2016-08-05T15:42:00Z">
        <w:r>
          <w:rPr>
            <w:sz w:val="24"/>
            <w:szCs w:val="24"/>
          </w:rPr>
          <w:t>two years</w:t>
        </w:r>
        <w:del w:id="202" w:author="Jonathan Minton" w:date="2016-08-05T16:42:00Z">
          <w:r w:rsidDel="002917AD">
            <w:rPr>
              <w:sz w:val="24"/>
              <w:szCs w:val="24"/>
            </w:rPr>
            <w:delText xml:space="preserve"> after the population of the UK began reporting worse health across the board</w:delText>
          </w:r>
        </w:del>
        <w:r>
          <w:rPr>
            <w:sz w:val="24"/>
            <w:szCs w:val="24"/>
          </w:rPr>
          <w:t xml:space="preserve">. Most people reporting worse health will be elderly. The most recent rise in ill health was reported in March 2016 and is not included </w:t>
        </w:r>
        <w:r w:rsidR="00D55AEF">
          <w:rPr>
            <w:sz w:val="24"/>
            <w:szCs w:val="24"/>
          </w:rPr>
          <w:t xml:space="preserve">in </w:t>
        </w:r>
        <w:r>
          <w:rPr>
            <w:sz w:val="24"/>
            <w:szCs w:val="24"/>
          </w:rPr>
          <w:t>th</w:t>
        </w:r>
      </w:ins>
      <w:ins w:id="203" w:author="Danny Dorling" w:date="2016-08-05T15:52:00Z">
        <w:r w:rsidR="00D55AEF">
          <w:rPr>
            <w:sz w:val="24"/>
            <w:szCs w:val="24"/>
          </w:rPr>
          <w:t>e</w:t>
        </w:r>
      </w:ins>
      <w:ins w:id="204" w:author="Danny Dorling" w:date="2016-08-05T15:42:00Z">
        <w:r>
          <w:rPr>
            <w:sz w:val="24"/>
            <w:szCs w:val="24"/>
          </w:rPr>
          <w:t xml:space="preserve"> graphs shown in Figure 6 because it was not </w:t>
        </w:r>
      </w:ins>
      <w:ins w:id="205" w:author="Danny Dorling" w:date="2016-08-05T15:43:00Z">
        <w:r>
          <w:rPr>
            <w:sz w:val="24"/>
            <w:szCs w:val="24"/>
          </w:rPr>
          <w:t>disaggregated</w:t>
        </w:r>
      </w:ins>
      <w:ins w:id="206" w:author="Danny Dorling" w:date="2016-08-05T15:42:00Z">
        <w:r>
          <w:rPr>
            <w:sz w:val="24"/>
            <w:szCs w:val="24"/>
          </w:rPr>
          <w:t xml:space="preserve"> </w:t>
        </w:r>
      </w:ins>
      <w:ins w:id="207" w:author="Danny Dorling" w:date="2016-08-05T15:43:00Z">
        <w:r>
          <w:rPr>
            <w:sz w:val="24"/>
            <w:szCs w:val="24"/>
          </w:rPr>
          <w:t>(Dorling 2016b).</w:t>
        </w:r>
      </w:ins>
      <w:ins w:id="208" w:author="Danny Dorling" w:date="2016-08-05T15:53:00Z">
        <w:r w:rsidR="00D55AEF">
          <w:rPr>
            <w:sz w:val="24"/>
            <w:szCs w:val="24"/>
          </w:rPr>
          <w:t xml:space="preserve"> </w:t>
        </w:r>
      </w:ins>
      <w:ins w:id="209" w:author="Jonathan Minton" w:date="2016-08-05T16:43:00Z">
        <w:r w:rsidR="002917AD">
          <w:rPr>
            <w:sz w:val="24"/>
            <w:szCs w:val="24"/>
          </w:rPr>
          <w:t xml:space="preserve">In 2014, </w:t>
        </w:r>
      </w:ins>
      <w:ins w:id="210" w:author="Danny Dorling" w:date="2016-08-05T15:53:00Z">
        <w:del w:id="211" w:author="Jonathan Minton" w:date="2016-08-05T16:43:00Z">
          <w:r w:rsidR="00D55AEF" w:rsidDel="002917AD">
            <w:rPr>
              <w:sz w:val="24"/>
              <w:szCs w:val="24"/>
            </w:rPr>
            <w:delText>M</w:delText>
          </w:r>
        </w:del>
        <w:del w:id="212" w:author="Jonathan Minton" w:date="2016-08-05T16:42:00Z">
          <w:r w:rsidR="00D55AEF" w:rsidDel="002917AD">
            <w:rPr>
              <w:sz w:val="24"/>
              <w:szCs w:val="24"/>
            </w:rPr>
            <w:delText>y</w:delText>
          </w:r>
        </w:del>
        <w:del w:id="213" w:author="Jonathan Minton" w:date="2016-08-05T16:43:00Z">
          <w:r w:rsidR="00D55AEF" w:rsidDel="002917AD">
            <w:rPr>
              <w:sz w:val="24"/>
              <w:szCs w:val="24"/>
            </w:rPr>
            <w:delText xml:space="preserve"> 2014 </w:delText>
          </w:r>
        </w:del>
      </w:ins>
      <w:ins w:id="214" w:author="Jonathan Minton" w:date="2016-08-05T16:43:00Z">
        <w:r w:rsidR="002917AD">
          <w:rPr>
            <w:sz w:val="24"/>
            <w:szCs w:val="24"/>
          </w:rPr>
          <w:t xml:space="preserve">many </w:t>
        </w:r>
      </w:ins>
      <w:ins w:id="215" w:author="Danny Dorling" w:date="2016-08-05T15:53:00Z">
        <w:r w:rsidR="00D55AEF">
          <w:rPr>
            <w:sz w:val="24"/>
            <w:szCs w:val="24"/>
          </w:rPr>
          <w:t xml:space="preserve">people in Britain were reporting </w:t>
        </w:r>
      </w:ins>
      <w:ins w:id="216" w:author="Jonathan Minton" w:date="2016-08-05T16:43:00Z">
        <w:r w:rsidR="002917AD">
          <w:rPr>
            <w:sz w:val="24"/>
            <w:szCs w:val="24"/>
          </w:rPr>
          <w:t xml:space="preserve">worse self-reported health </w:t>
        </w:r>
      </w:ins>
      <w:ins w:id="217" w:author="Danny Dorling" w:date="2016-08-05T15:53:00Z">
        <w:del w:id="218" w:author="Jonathan Minton" w:date="2016-08-05T16:43:00Z">
          <w:r w:rsidR="00D55AEF" w:rsidDel="002917AD">
            <w:rPr>
              <w:sz w:val="24"/>
              <w:szCs w:val="24"/>
            </w:rPr>
            <w:delText xml:space="preserve">that </w:delText>
          </w:r>
        </w:del>
      </w:ins>
      <w:ins w:id="219" w:author="Jonathan Minton" w:date="2016-08-05T16:43:00Z">
        <w:r w:rsidR="002917AD">
          <w:rPr>
            <w:sz w:val="24"/>
            <w:szCs w:val="24"/>
          </w:rPr>
          <w:t xml:space="preserve">than </w:t>
        </w:r>
      </w:ins>
      <w:ins w:id="220" w:author="Danny Dorling" w:date="2016-08-05T15:53:00Z">
        <w:del w:id="221" w:author="Jonathan Minton" w:date="2016-08-05T16:44:00Z">
          <w:r w:rsidR="00D55AEF" w:rsidDel="002917AD">
            <w:rPr>
              <w:sz w:val="24"/>
              <w:szCs w:val="24"/>
            </w:rPr>
            <w:delText xml:space="preserve">their health was worse than it had been </w:delText>
          </w:r>
        </w:del>
        <w:r w:rsidR="00D55AEF">
          <w:rPr>
            <w:sz w:val="24"/>
            <w:szCs w:val="24"/>
          </w:rPr>
          <w:t xml:space="preserve">since these self-reported health statistics were first recorded </w:t>
        </w:r>
      </w:ins>
      <w:ins w:id="222" w:author="Danny Dorling" w:date="2016-08-05T15:54:00Z">
        <w:r w:rsidR="00D55AEF">
          <w:rPr>
            <w:sz w:val="24"/>
            <w:szCs w:val="24"/>
          </w:rPr>
          <w:t>in 2002. Within a year</w:t>
        </w:r>
      </w:ins>
      <w:ins w:id="223" w:author="Jonathan Minton" w:date="2016-08-05T16:45:00Z">
        <w:r w:rsidR="002917AD">
          <w:rPr>
            <w:sz w:val="24"/>
            <w:szCs w:val="24"/>
          </w:rPr>
          <w:t>,</w:t>
        </w:r>
      </w:ins>
      <w:ins w:id="224" w:author="Danny Dorling" w:date="2016-08-05T15:54:00Z">
        <w:r w:rsidR="00D55AEF">
          <w:rPr>
            <w:sz w:val="24"/>
            <w:szCs w:val="24"/>
          </w:rPr>
          <w:t xml:space="preserve"> the greatest rise in mortality for many decades took place.</w:t>
        </w:r>
      </w:ins>
    </w:p>
    <w:p w14:paraId="56CB1FFB" w14:textId="77777777" w:rsidR="008A2C73" w:rsidRDefault="008A2C73" w:rsidP="008A2C73">
      <w:pPr>
        <w:spacing w:line="480" w:lineRule="auto"/>
        <w:rPr>
          <w:b/>
          <w:sz w:val="24"/>
          <w:szCs w:val="24"/>
        </w:rPr>
      </w:pPr>
      <w:r>
        <w:rPr>
          <w:noProof/>
          <w:lang w:eastAsia="en-GB"/>
        </w:rPr>
        <w:lastRenderedPageBreak/>
        <w:drawing>
          <wp:inline distT="0" distB="0" distL="0" distR="0" wp14:anchorId="42FE20D7" wp14:editId="3F3DE51E">
            <wp:extent cx="4572000" cy="2743200"/>
            <wp:effectExtent l="0" t="0" r="0" b="0"/>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4996C004" w14:textId="77777777" w:rsidR="008A2C73" w:rsidRPr="009256F7" w:rsidRDefault="008A2C73" w:rsidP="008A2C73">
      <w:pPr>
        <w:spacing w:line="480" w:lineRule="auto"/>
        <w:rPr>
          <w:b/>
          <w:sz w:val="24"/>
          <w:szCs w:val="24"/>
        </w:rPr>
      </w:pPr>
      <w:commentRangeStart w:id="225"/>
      <w:r w:rsidRPr="009256F7">
        <w:rPr>
          <w:b/>
          <w:sz w:val="24"/>
          <w:szCs w:val="24"/>
        </w:rPr>
        <w:t>Figure 5:</w:t>
      </w:r>
      <w:r>
        <w:rPr>
          <w:b/>
          <w:sz w:val="24"/>
          <w:szCs w:val="24"/>
        </w:rPr>
        <w:t xml:space="preserve"> Relative changes in mortality rates of Local Authorities in England and Wales, 2003-2015.</w:t>
      </w:r>
      <w:commentRangeEnd w:id="225"/>
      <w:r w:rsidR="00706384">
        <w:rPr>
          <w:rStyle w:val="CommentReference"/>
        </w:rPr>
        <w:commentReference w:id="225"/>
      </w:r>
    </w:p>
    <w:p w14:paraId="37513F82" w14:textId="77777777" w:rsidR="008A2C73" w:rsidRDefault="008A2C73" w:rsidP="008A2C73">
      <w:pPr>
        <w:spacing w:line="480" w:lineRule="auto"/>
        <w:rPr>
          <w:sz w:val="24"/>
          <w:szCs w:val="24"/>
        </w:rPr>
        <w:sectPr w:rsidR="008A2C73" w:rsidSect="00E875FE">
          <w:pgSz w:w="11906" w:h="16838"/>
          <w:pgMar w:top="1440" w:right="1440" w:bottom="1440" w:left="1440" w:header="708" w:footer="708" w:gutter="0"/>
          <w:cols w:space="708"/>
          <w:docGrid w:linePitch="360"/>
        </w:sectPr>
      </w:pPr>
    </w:p>
    <w:p w14:paraId="2052A9B5" w14:textId="6E80BB68" w:rsidR="00826AD1" w:rsidRPr="00C55A52" w:rsidRDefault="00826AD1" w:rsidP="00826AD1">
      <w:pPr>
        <w:widowControl w:val="0"/>
        <w:autoSpaceDE w:val="0"/>
        <w:autoSpaceDN w:val="0"/>
        <w:adjustRightInd w:val="0"/>
        <w:spacing w:line="360" w:lineRule="auto"/>
        <w:rPr>
          <w:ins w:id="226" w:author="Danny Dorling" w:date="2016-08-05T15:37:00Z"/>
          <w:rFonts w:ascii="Helvetica Neue" w:hAnsi="Helvetica Neue" w:cs="Helvetica Neue"/>
          <w:b/>
          <w:bCs/>
          <w:color w:val="2D2D2D"/>
          <w:sz w:val="28"/>
          <w:szCs w:val="28"/>
          <w:lang w:val="en-US"/>
        </w:rPr>
      </w:pPr>
      <w:ins w:id="227" w:author="Danny Dorling" w:date="2016-08-05T15:37:00Z">
        <w:r>
          <w:rPr>
            <w:rFonts w:ascii="Helvetica Neue" w:hAnsi="Helvetica Neue" w:cs="Helvetica Neue"/>
            <w:b/>
            <w:bCs/>
            <w:color w:val="2D2D2D"/>
            <w:sz w:val="28"/>
            <w:szCs w:val="28"/>
            <w:lang w:val="en-US"/>
          </w:rPr>
          <w:lastRenderedPageBreak/>
          <w:t>Figure 6: Trends in self-reported health used by ONS in annual well-being reporting</w:t>
        </w:r>
      </w:ins>
    </w:p>
    <w:p w14:paraId="1E455A06" w14:textId="77777777" w:rsidR="00826AD1" w:rsidRDefault="00826AD1" w:rsidP="00826AD1">
      <w:pPr>
        <w:widowControl w:val="0"/>
        <w:autoSpaceDE w:val="0"/>
        <w:autoSpaceDN w:val="0"/>
        <w:adjustRightInd w:val="0"/>
        <w:spacing w:line="360" w:lineRule="auto"/>
        <w:rPr>
          <w:ins w:id="228" w:author="Danny Dorling" w:date="2016-08-05T15:37:00Z"/>
          <w:rFonts w:ascii="Helvetica Neue" w:hAnsi="Helvetica Neue" w:cs="Helvetica Neue"/>
          <w:color w:val="2D2D2D"/>
          <w:sz w:val="28"/>
          <w:szCs w:val="28"/>
          <w:lang w:val="en-US"/>
        </w:rPr>
      </w:pPr>
      <w:ins w:id="229" w:author="Danny Dorling" w:date="2016-08-05T15:37:00Z">
        <w:r>
          <w:rPr>
            <w:rFonts w:ascii="Helvetica Neue" w:hAnsi="Helvetica Neue" w:cs="Helvetica Neue"/>
            <w:noProof/>
            <w:color w:val="2D2D2D"/>
            <w:sz w:val="28"/>
            <w:szCs w:val="28"/>
            <w:lang w:eastAsia="en-GB"/>
          </w:rPr>
          <w:drawing>
            <wp:inline distT="0" distB="0" distL="0" distR="0" wp14:anchorId="15C2CEE4" wp14:editId="6D87B833">
              <wp:extent cx="5511800" cy="38938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11800" cy="3893820"/>
                      </a:xfrm>
                      <a:prstGeom prst="rect">
                        <a:avLst/>
                      </a:prstGeom>
                      <a:noFill/>
                      <a:ln>
                        <a:noFill/>
                      </a:ln>
                    </pic:spPr>
                  </pic:pic>
                </a:graphicData>
              </a:graphic>
            </wp:inline>
          </w:drawing>
        </w:r>
      </w:ins>
    </w:p>
    <w:p w14:paraId="659B66C7" w14:textId="52DCFC21" w:rsidR="00826AD1" w:rsidRPr="00826AD1" w:rsidRDefault="00826AD1" w:rsidP="00826AD1">
      <w:pPr>
        <w:widowControl w:val="0"/>
        <w:autoSpaceDE w:val="0"/>
        <w:autoSpaceDN w:val="0"/>
        <w:adjustRightInd w:val="0"/>
        <w:spacing w:line="360" w:lineRule="auto"/>
        <w:rPr>
          <w:ins w:id="230" w:author="Danny Dorling" w:date="2016-08-05T15:37:00Z"/>
          <w:rFonts w:ascii="Helvetica Neue" w:hAnsi="Helvetica Neue" w:cs="Helvetica Neue"/>
          <w:color w:val="2D2D2D"/>
          <w:sz w:val="24"/>
          <w:szCs w:val="24"/>
          <w:lang w:val="en-US"/>
          <w:rPrChange w:id="231" w:author="Danny Dorling" w:date="2016-08-05T15:42:00Z">
            <w:rPr>
              <w:ins w:id="232" w:author="Danny Dorling" w:date="2016-08-05T15:37:00Z"/>
              <w:rFonts w:ascii="Helvetica Neue" w:hAnsi="Helvetica Neue" w:cs="Helvetica Neue"/>
              <w:color w:val="2D2D2D"/>
              <w:sz w:val="28"/>
              <w:szCs w:val="28"/>
              <w:lang w:val="en-US"/>
            </w:rPr>
          </w:rPrChange>
        </w:rPr>
      </w:pPr>
      <w:ins w:id="233" w:author="Danny Dorling" w:date="2016-08-05T15:37:00Z">
        <w:r w:rsidRPr="00826AD1">
          <w:rPr>
            <w:rFonts w:ascii="Helvetica Neue" w:hAnsi="Helvetica Neue" w:cs="Helvetica Neue"/>
            <w:i/>
            <w:iCs/>
            <w:color w:val="2D2D2D"/>
            <w:sz w:val="24"/>
            <w:szCs w:val="24"/>
            <w:lang w:val="en-US"/>
            <w:rPrChange w:id="234" w:author="Danny Dorling" w:date="2016-08-05T15:42:00Z">
              <w:rPr>
                <w:rFonts w:ascii="Helvetica Neue" w:hAnsi="Helvetica Neue" w:cs="Helvetica Neue"/>
                <w:i/>
                <w:iCs/>
                <w:color w:val="2D2D2D"/>
                <w:sz w:val="28"/>
                <w:szCs w:val="28"/>
                <w:lang w:val="en-US"/>
              </w:rPr>
            </w:rPrChange>
          </w:rPr>
          <w:t>Source Dorling and Thomas, 2016.</w:t>
        </w:r>
      </w:ins>
    </w:p>
    <w:p w14:paraId="2A4327F0" w14:textId="77777777" w:rsidR="00826AD1" w:rsidRDefault="00826AD1" w:rsidP="007A040A">
      <w:pPr>
        <w:spacing w:line="480" w:lineRule="auto"/>
        <w:rPr>
          <w:ins w:id="235" w:author="Danny Dorling" w:date="2016-08-05T15:37:00Z"/>
          <w:b/>
          <w:sz w:val="24"/>
          <w:szCs w:val="24"/>
        </w:rPr>
      </w:pPr>
    </w:p>
    <w:p w14:paraId="6D5FEE16" w14:textId="77777777" w:rsidR="00826AD1" w:rsidRDefault="00826AD1" w:rsidP="007A040A">
      <w:pPr>
        <w:spacing w:line="480" w:lineRule="auto"/>
        <w:rPr>
          <w:ins w:id="236" w:author="Danny Dorling" w:date="2016-08-05T15:37:00Z"/>
          <w:b/>
          <w:sz w:val="24"/>
          <w:szCs w:val="24"/>
        </w:rPr>
      </w:pPr>
    </w:p>
    <w:p w14:paraId="143DC246" w14:textId="77777777" w:rsidR="00826AD1" w:rsidRDefault="00826AD1" w:rsidP="007A040A">
      <w:pPr>
        <w:spacing w:line="480" w:lineRule="auto"/>
        <w:rPr>
          <w:ins w:id="237" w:author="Danny Dorling" w:date="2016-08-05T15:37:00Z"/>
          <w:b/>
          <w:sz w:val="24"/>
          <w:szCs w:val="24"/>
        </w:rPr>
      </w:pPr>
    </w:p>
    <w:p w14:paraId="7AABF781" w14:textId="77777777" w:rsidR="007A040A" w:rsidRPr="005E7208" w:rsidRDefault="007A040A" w:rsidP="007A040A">
      <w:pPr>
        <w:spacing w:line="480" w:lineRule="auto"/>
        <w:rPr>
          <w:sz w:val="24"/>
          <w:szCs w:val="24"/>
        </w:rPr>
      </w:pPr>
      <w:r>
        <w:rPr>
          <w:b/>
          <w:sz w:val="24"/>
          <w:szCs w:val="24"/>
        </w:rPr>
        <w:t>Discussion</w:t>
      </w:r>
    </w:p>
    <w:p w14:paraId="3243026E" w14:textId="3FA41D32" w:rsidR="007A040A" w:rsidRPr="005E7208" w:rsidRDefault="007A040A" w:rsidP="007A040A">
      <w:pPr>
        <w:spacing w:line="480" w:lineRule="auto"/>
        <w:rPr>
          <w:rFonts w:eastAsia="Times New Roman"/>
          <w:sz w:val="24"/>
          <w:szCs w:val="24"/>
        </w:rPr>
      </w:pPr>
      <w:r w:rsidRPr="005E7208">
        <w:rPr>
          <w:rFonts w:eastAsia="Times New Roman"/>
          <w:sz w:val="24"/>
          <w:szCs w:val="24"/>
        </w:rPr>
        <w:t xml:space="preserve">In England and Wales there were </w:t>
      </w:r>
      <w:r w:rsidR="00A053DD" w:rsidRPr="00A053DD">
        <w:rPr>
          <w:rFonts w:eastAsia="Times New Roman"/>
          <w:sz w:val="24"/>
          <w:szCs w:val="24"/>
        </w:rPr>
        <w:t>39,074</w:t>
      </w:r>
      <w:r w:rsidRPr="005E7208">
        <w:rPr>
          <w:rFonts w:eastAsia="Times New Roman"/>
          <w:sz w:val="24"/>
          <w:szCs w:val="24"/>
        </w:rPr>
        <w:t xml:space="preserve"> more deaths in 2015 as compared to 2014. The size of the rise was almos</w:t>
      </w:r>
      <w:r w:rsidR="00E55DA7">
        <w:rPr>
          <w:rFonts w:eastAsia="Times New Roman"/>
          <w:sz w:val="24"/>
          <w:szCs w:val="24"/>
        </w:rPr>
        <w:t xml:space="preserve">t directly proportional to age – </w:t>
      </w:r>
      <w:r w:rsidRPr="005E7208">
        <w:rPr>
          <w:rFonts w:eastAsia="Times New Roman"/>
          <w:sz w:val="24"/>
          <w:szCs w:val="24"/>
        </w:rPr>
        <w:t>the frailer an age group was, the greater the proportional rise in mortality was for that group.</w:t>
      </w:r>
      <w:r>
        <w:rPr>
          <w:rFonts w:eastAsia="Times New Roman"/>
          <w:sz w:val="24"/>
          <w:szCs w:val="24"/>
        </w:rPr>
        <w:t xml:space="preserve"> The geography of this change </w:t>
      </w:r>
      <w:r>
        <w:rPr>
          <w:rFonts w:eastAsia="Times New Roman"/>
          <w:sz w:val="24"/>
          <w:szCs w:val="24"/>
        </w:rPr>
        <w:lastRenderedPageBreak/>
        <w:t>in mortality rates appears consistent across space – the effects are being felt everywhere; affluent and deprived areas, urban and rural regions, the North and South. The size, scale and lack of geography of these changes in 2015 (particularly in comparison to previous years) suggests that something wider is occurring at the population level.</w:t>
      </w:r>
    </w:p>
    <w:p w14:paraId="37FA7FC0" w14:textId="5FFA9AB5" w:rsidR="001101A6" w:rsidRPr="005E7208" w:rsidRDefault="00304E4D" w:rsidP="005E7208">
      <w:pPr>
        <w:spacing w:line="480" w:lineRule="auto"/>
        <w:rPr>
          <w:rFonts w:eastAsia="Times New Roman"/>
          <w:sz w:val="24"/>
          <w:szCs w:val="24"/>
        </w:rPr>
      </w:pPr>
      <w:ins w:id="238" w:author="Jonathan Minton" w:date="2016-07-28T16:04:00Z">
        <w:r>
          <w:rPr>
            <w:rFonts w:eastAsia="Times New Roman"/>
            <w:sz w:val="24"/>
            <w:szCs w:val="24"/>
          </w:rPr>
          <w:t xml:space="preserve">England &amp; Wales are not alone in seeing increased mortality risks in 2015. Increases </w:t>
        </w:r>
      </w:ins>
      <w:commentRangeStart w:id="239"/>
      <w:del w:id="240" w:author="Jonathan Minton" w:date="2016-07-28T16:03:00Z">
        <w:r w:rsidR="001101A6" w:rsidDel="00304E4D">
          <w:rPr>
            <w:rFonts w:eastAsia="Times New Roman"/>
            <w:sz w:val="24"/>
            <w:szCs w:val="24"/>
          </w:rPr>
          <w:delText>Whilst</w:delText>
        </w:r>
        <w:r w:rsidR="00AD7342" w:rsidDel="00304E4D">
          <w:rPr>
            <w:rFonts w:eastAsia="Times New Roman"/>
            <w:sz w:val="24"/>
            <w:szCs w:val="24"/>
          </w:rPr>
          <w:delText xml:space="preserve"> population health has been continually improving globally in the past 100 years, we have seen </w:delText>
        </w:r>
        <w:r w:rsidR="001101A6" w:rsidDel="00304E4D">
          <w:rPr>
            <w:rFonts w:eastAsia="Times New Roman"/>
            <w:sz w:val="24"/>
            <w:szCs w:val="24"/>
          </w:rPr>
          <w:delText xml:space="preserve">evidence of the reversal of mortality trends in some countries. </w:delText>
        </w:r>
        <w:commentRangeEnd w:id="239"/>
        <w:r w:rsidR="00706384" w:rsidDel="00304E4D">
          <w:rPr>
            <w:rStyle w:val="CommentReference"/>
          </w:rPr>
          <w:commentReference w:id="239"/>
        </w:r>
        <w:r w:rsidR="001101A6" w:rsidDel="00304E4D">
          <w:rPr>
            <w:rFonts w:eastAsia="Times New Roman"/>
            <w:sz w:val="24"/>
            <w:szCs w:val="24"/>
          </w:rPr>
          <w:delText xml:space="preserve">Case and Deaton identified rising mortality rates for middle aged non-Hispanic White females (subsequently shown to be concentrated </w:delText>
        </w:r>
        <w:r w:rsidR="004F16C9" w:rsidDel="00304E4D">
          <w:rPr>
            <w:rFonts w:eastAsia="Times New Roman"/>
            <w:sz w:val="24"/>
            <w:szCs w:val="24"/>
          </w:rPr>
          <w:delText xml:space="preserve">in the poorer South of the US) </w:delText>
        </w:r>
        <w:r w:rsidR="004F16C9" w:rsidDel="00304E4D">
          <w:rPr>
            <w:rFonts w:eastAsia="Times New Roman"/>
            <w:sz w:val="24"/>
            <w:szCs w:val="24"/>
          </w:rPr>
          <w:fldChar w:fldCharType="begin" w:fldLock="1"/>
        </w:r>
        <w:r w:rsidR="00B76926" w:rsidRPr="00304E4D" w:rsidDel="00304E4D">
          <w:rPr>
            <w:rFonts w:eastAsia="Times New Roman"/>
            <w:sz w:val="24"/>
            <w:szCs w:val="24"/>
          </w:rPr>
          <w:delInstrText>ADDIN CSL_CITATION { "citationItems" : [ { "id" : "ITEM-1", "itemData" : { "DOI" : "10.1073/pnas.1518393112", "author" : [ { "dropping-particle" : "", "family" : "Case", "given" : "Anne", "non-dropping-particle" : "", "parse-names" : false, "suffix" : "" }, { "dropping-particle" : "", "family" : "Deaton", "given" : "Angus", "non-dropping-particle" : "", "parse-names" : false, "suffix" : "" } ], "container-title" : "PNAS", "id" : "ITEM-1", "issue" : "49", "issued" : { "date-parts" : [ [ "2015" ] ] }, "page" : "15078-15083", "title" : "Rising morbidity and mortality in midlife among white non-Hispanic Americans in the 21st century", "type" : "article-journal", "volume" : "112" }, "uris" : [ "http://www.mendeley.com/documents/?uuid=b6a6fcb2-bfa1-428c-a0dd-cf76af87952a" ] }, { "id" : "ITEM-2", "itemData" : { "author" : [ { "dropping-particle" : "", "family" : "Minton", "given" : "Jonathan", "non-dropping-particle" : "", "parse-names" : false, "suffix" : "" }, { "dropping-particle" : "", "family" : "Green", "given" : "Mark A.", "non-dropping-particle" : "", "parse-names" : false, "suffix" : "" }, { "dropping-particle" : "", "family" : "McCartney", "given" : "Gerry", "non-dropping-particle" : "", "parse-names" : false, "suffix" : "" }, { "dropping-particle" : "", "family" : "Shaw", "given" : "Richard", "non-dropping-particle" : "", "parse-names" : false, "suffix" : "" }, { "dropping-particle" : "", "family" : "Vanderbloemen", "given" : "Laura", "non-dropping-particle" : "", "parse-names" : false, "suffix" : "" }, { "dropping-particle" : "", "family" : "Pickett", "given" : "Kate E", "non-dropping-particle" : "", "parse-names" : false, "suffix" : "" } ], "container-title" : "International Journal of Epidemiology", "id" : "ITEM-2", "issued" : { "date-parts" : [ [ "2016" ] ] }, "title" : "Two cheers for a Small Giant? Why we need better ways of seeing data. A commentary on: \u2018Rising morbidity and mortality in midlife among white non-Hispanic (WNH) Americans in the 21st century\u2019", "type" : "article-journal" }, "uris" : [ "http://www.mendeley.com/documents/?uuid=69151e17-743a-43f8-b297-ea489d9a198b" ] } ], "mendeley" : { "formattedCitation" : "(Case &amp; Deaton 2015; Minton et al. 2016)", "plainTextFormattedCitation" : "(Case &amp; Deaton 2015; Minton et al. 2016)", "previouslyFormattedCitation" : "(Case &amp; Deaton 2015; Minton et al. 2016)" }, "properties" : { "noteIndex" : 0 }, "schema" : "https://github.com/citation-style-language/schema/raw/master/csl-citation.json" }</w:delInstrText>
        </w:r>
        <w:r w:rsidR="004F16C9" w:rsidDel="00304E4D">
          <w:rPr>
            <w:rFonts w:eastAsia="Times New Roman"/>
            <w:sz w:val="24"/>
            <w:szCs w:val="24"/>
          </w:rPr>
          <w:fldChar w:fldCharType="separate"/>
        </w:r>
        <w:r w:rsidR="004F16C9" w:rsidRPr="004F16C9" w:rsidDel="00304E4D">
          <w:rPr>
            <w:rFonts w:eastAsia="Times New Roman"/>
            <w:noProof/>
            <w:sz w:val="24"/>
            <w:szCs w:val="24"/>
          </w:rPr>
          <w:delText>(Case &amp; Deaton 2015; Minton et al. 2016)</w:delText>
        </w:r>
        <w:r w:rsidR="004F16C9" w:rsidDel="00304E4D">
          <w:rPr>
            <w:rFonts w:eastAsia="Times New Roman"/>
            <w:sz w:val="24"/>
            <w:szCs w:val="24"/>
          </w:rPr>
          <w:fldChar w:fldCharType="end"/>
        </w:r>
        <w:r w:rsidR="001101A6" w:rsidDel="00304E4D">
          <w:rPr>
            <w:rFonts w:eastAsia="Times New Roman"/>
            <w:sz w:val="24"/>
            <w:szCs w:val="24"/>
          </w:rPr>
          <w:delText xml:space="preserve">. </w:delText>
        </w:r>
        <w:r w:rsidR="00E5025E" w:rsidDel="00304E4D">
          <w:rPr>
            <w:rFonts w:eastAsia="Times New Roman"/>
            <w:sz w:val="24"/>
            <w:szCs w:val="24"/>
          </w:rPr>
          <w:delText>Given that their finding only seems to relate to a</w:delText>
        </w:r>
        <w:r w:rsidR="00A908FA" w:rsidDel="00304E4D">
          <w:rPr>
            <w:rFonts w:eastAsia="Times New Roman"/>
            <w:sz w:val="24"/>
            <w:szCs w:val="24"/>
          </w:rPr>
          <w:delText xml:space="preserve"> specific demographic and geographical</w:delText>
        </w:r>
        <w:r w:rsidR="001101A6" w:rsidDel="00304E4D">
          <w:rPr>
            <w:rFonts w:eastAsia="Times New Roman"/>
            <w:sz w:val="24"/>
            <w:szCs w:val="24"/>
          </w:rPr>
          <w:delText xml:space="preserve"> sub-group</w:delText>
        </w:r>
        <w:r w:rsidR="00E5025E" w:rsidDel="00304E4D">
          <w:rPr>
            <w:rFonts w:eastAsia="Times New Roman"/>
            <w:sz w:val="24"/>
            <w:szCs w:val="24"/>
          </w:rPr>
          <w:delText>, the same causes probably will not apply to our results</w:delText>
        </w:r>
        <w:r w:rsidR="001101A6" w:rsidDel="00304E4D">
          <w:rPr>
            <w:rFonts w:eastAsia="Times New Roman"/>
            <w:sz w:val="24"/>
            <w:szCs w:val="24"/>
          </w:rPr>
          <w:delText xml:space="preserve">. </w:delText>
        </w:r>
      </w:del>
      <w:del w:id="241" w:author="Jonathan Minton" w:date="2016-07-28T16:05:00Z">
        <w:r w:rsidR="00EE3AC0" w:rsidDel="00304E4D">
          <w:rPr>
            <w:rFonts w:eastAsia="Times New Roman"/>
            <w:sz w:val="24"/>
            <w:szCs w:val="24"/>
          </w:rPr>
          <w:delText xml:space="preserve">Several European nations </w:delText>
        </w:r>
      </w:del>
      <w:r w:rsidR="00EE3AC0">
        <w:rPr>
          <w:rFonts w:eastAsia="Times New Roman"/>
          <w:sz w:val="24"/>
          <w:szCs w:val="24"/>
        </w:rPr>
        <w:t xml:space="preserve">have also reported </w:t>
      </w:r>
      <w:del w:id="242" w:author="Jonathan Minton" w:date="2016-07-28T16:05:00Z">
        <w:r w:rsidR="00EE3AC0" w:rsidDel="00304E4D">
          <w:rPr>
            <w:rFonts w:eastAsia="Times New Roman"/>
            <w:sz w:val="24"/>
            <w:szCs w:val="24"/>
          </w:rPr>
          <w:delText xml:space="preserve">increasing </w:delText>
        </w:r>
        <w:r w:rsidR="00796B04" w:rsidDel="00304E4D">
          <w:rPr>
            <w:rFonts w:eastAsia="Times New Roman"/>
            <w:sz w:val="24"/>
            <w:szCs w:val="24"/>
          </w:rPr>
          <w:delText xml:space="preserve">mortality rates </w:delText>
        </w:r>
      </w:del>
      <w:r w:rsidR="00796B04">
        <w:rPr>
          <w:rFonts w:eastAsia="Times New Roman"/>
          <w:sz w:val="24"/>
          <w:szCs w:val="24"/>
        </w:rPr>
        <w:t xml:space="preserve">in </w:t>
      </w:r>
      <w:del w:id="243" w:author="Jonathan Minton" w:date="2016-07-28T16:05:00Z">
        <w:r w:rsidR="00796B04" w:rsidDel="00304E4D">
          <w:rPr>
            <w:rFonts w:eastAsia="Times New Roman"/>
            <w:sz w:val="24"/>
            <w:szCs w:val="24"/>
          </w:rPr>
          <w:delText xml:space="preserve">2015 including </w:delText>
        </w:r>
      </w:del>
      <w:r w:rsidR="00A05E3C">
        <w:rPr>
          <w:rFonts w:eastAsia="Times New Roman"/>
          <w:sz w:val="24"/>
          <w:szCs w:val="24"/>
        </w:rPr>
        <w:t xml:space="preserve">Scotland </w:t>
      </w:r>
      <w:r w:rsidR="00A05E3C">
        <w:rPr>
          <w:rFonts w:eastAsia="Times New Roman"/>
          <w:sz w:val="24"/>
          <w:szCs w:val="24"/>
        </w:rPr>
        <w:fldChar w:fldCharType="begin" w:fldLock="1"/>
      </w:r>
      <w:r w:rsidR="004F16C9">
        <w:rPr>
          <w:rFonts w:eastAsia="Times New Roman"/>
          <w:sz w:val="24"/>
          <w:szCs w:val="24"/>
        </w:rPr>
        <w:instrText>ADDIN CSL_CITATION { "citationItems" : [ { "id" : "ITEM-1", "itemData" : { "author" : [ { "dropping-particle" : "", "family" : "ONS", "given" : "", "non-dropping-particle" : "", "parse-names" : false, "suffix" : "" } ], "id" : "ITEM-1", "issued" : { "date-parts" : [ [ "2016" ] ] }, "title" : "Provisional analysis of death registrations: 2015", "type" : "webpage" }, "uris" : [ "http://www.mendeley.com/documents/?uuid=9c16d812-02a1-450e-8080-eca10088d6a8" ] } ], "mendeley" : { "formattedCitation" : "(ONS 2016b)", "plainTextFormattedCitation" : "(ONS 2016b)", "previouslyFormattedCitation" : "(ONS 2016b)" }, "properties" : { "noteIndex" : 0 }, "schema" : "https://github.com/citation-style-language/schema/raw/master/csl-citation.json" }</w:instrText>
      </w:r>
      <w:r w:rsidR="00A05E3C">
        <w:rPr>
          <w:rFonts w:eastAsia="Times New Roman"/>
          <w:sz w:val="24"/>
          <w:szCs w:val="24"/>
        </w:rPr>
        <w:fldChar w:fldCharType="separate"/>
      </w:r>
      <w:r w:rsidR="00A05E3C" w:rsidRPr="00A05E3C">
        <w:rPr>
          <w:rFonts w:eastAsia="Times New Roman"/>
          <w:noProof/>
          <w:sz w:val="24"/>
          <w:szCs w:val="24"/>
        </w:rPr>
        <w:t>(ONS 2016b)</w:t>
      </w:r>
      <w:r w:rsidR="00A05E3C">
        <w:rPr>
          <w:rFonts w:eastAsia="Times New Roman"/>
          <w:sz w:val="24"/>
          <w:szCs w:val="24"/>
        </w:rPr>
        <w:fldChar w:fldCharType="end"/>
      </w:r>
      <w:r w:rsidR="00A05E3C">
        <w:rPr>
          <w:rFonts w:eastAsia="Times New Roman"/>
          <w:sz w:val="24"/>
          <w:szCs w:val="24"/>
        </w:rPr>
        <w:t xml:space="preserve">, </w:t>
      </w:r>
      <w:r w:rsidR="00796B04">
        <w:rPr>
          <w:rFonts w:eastAsia="Times New Roman"/>
          <w:sz w:val="24"/>
          <w:szCs w:val="24"/>
        </w:rPr>
        <w:t xml:space="preserve">France </w:t>
      </w:r>
      <w:r w:rsidR="00796B04">
        <w:rPr>
          <w:rFonts w:eastAsia="Times New Roman"/>
          <w:sz w:val="24"/>
          <w:szCs w:val="24"/>
        </w:rPr>
        <w:fldChar w:fldCharType="begin" w:fldLock="1"/>
      </w:r>
      <w:r w:rsidR="00083F6B">
        <w:rPr>
          <w:rFonts w:eastAsia="Times New Roman"/>
          <w:sz w:val="24"/>
          <w:szCs w:val="24"/>
        </w:rPr>
        <w:instrText>ADDIN CSL_CITATION { "citationItems" : [ { "id" : "ITEM-1", "itemData" : { "URL" : "http://www.insee.fr/en/bases-de-donnees/bsweb/serie.asp?idbank=000436394", "author" : [ { "dropping-particle" : "", "family" : "National Institute of Statistics and Economic Studies", "given" : "", "non-dropping-particle" : "", "parse-names" : false, "suffix" : "" } ], "id" : "ITEM-1", "issued" : { "date-parts" : [ [ "2016" ] ] }, "title" : "Demography - Number of deaths - Metropolitan France", "type" : "webpage" }, "uris" : [ "http://www.mendeley.com/documents/?uuid=0d33050f-9225-42d2-98c0-3762dc3f0124" ] } ], "mendeley" : { "formattedCitation" : "(National Institute of Statistics and Economic Studies 2016)", "plainTextFormattedCitation" : "(National Institute of Statistics and Economic Studies 2016)", "previouslyFormattedCitation" : "(National Institute of Statistics and Economic Studies 2016)" }, "properties" : { "noteIndex" : 0 }, "schema" : "https://github.com/citation-style-language/schema/raw/master/csl-citation.json" }</w:instrText>
      </w:r>
      <w:r w:rsidR="00796B04">
        <w:rPr>
          <w:rFonts w:eastAsia="Times New Roman"/>
          <w:sz w:val="24"/>
          <w:szCs w:val="24"/>
        </w:rPr>
        <w:fldChar w:fldCharType="separate"/>
      </w:r>
      <w:r w:rsidR="00796B04" w:rsidRPr="00796B04">
        <w:rPr>
          <w:rFonts w:eastAsia="Times New Roman"/>
          <w:noProof/>
          <w:sz w:val="24"/>
          <w:szCs w:val="24"/>
        </w:rPr>
        <w:t>(National Institute of Statistics and Economic Studies 2016)</w:t>
      </w:r>
      <w:r w:rsidR="00796B04">
        <w:rPr>
          <w:rFonts w:eastAsia="Times New Roman"/>
          <w:sz w:val="24"/>
          <w:szCs w:val="24"/>
        </w:rPr>
        <w:fldChar w:fldCharType="end"/>
      </w:r>
      <w:r w:rsidR="00796B04">
        <w:rPr>
          <w:rFonts w:eastAsia="Times New Roman"/>
          <w:sz w:val="24"/>
          <w:szCs w:val="24"/>
        </w:rPr>
        <w:t xml:space="preserve">, Spain </w:t>
      </w:r>
      <w:r w:rsidR="00796B04">
        <w:rPr>
          <w:rFonts w:eastAsia="Times New Roman"/>
          <w:sz w:val="24"/>
          <w:szCs w:val="24"/>
        </w:rPr>
        <w:fldChar w:fldCharType="begin" w:fldLock="1"/>
      </w:r>
      <w:r w:rsidR="00796B04">
        <w:rPr>
          <w:rFonts w:eastAsia="Times New Roman"/>
          <w:sz w:val="24"/>
          <w:szCs w:val="24"/>
        </w:rPr>
        <w:instrText>ADDIN CSL_CITATION { "citationItems" : [ { "id" : "ITEM-1", "itemData" : { "URL" : "http://www.ine.es/dynt3/inebase/en/index.htm?type=pcaxis&amp;path=/t20/e301/provi&amp;file=pcaxis", "author" : [ { "dropping-particle" : "", "family" : "Instituto Nacional de Estadistica", "given" : "", "non-dropping-particle" : "", "parse-names" : false, "suffix" : "" } ], "id" : "ITEM-1", "issued" : { "date-parts" : [ [ "2016" ] ] }, "title" : "Vital Statistics. Provisional data: Year 2015", "type" : "webpage" }, "uris" : [ "http://www.mendeley.com/documents/?uuid=073addfd-8765-43e6-a231-4be02b96a742" ] } ], "mendeley" : { "formattedCitation" : "(Instituto Nacional de Estadistica 2016)", "plainTextFormattedCitation" : "(Instituto Nacional de Estadistica 2016)", "previouslyFormattedCitation" : "(Instituto Nacional de Estadistica 2016)" }, "properties" : { "noteIndex" : 0 }, "schema" : "https://github.com/citation-style-language/schema/raw/master/csl-citation.json" }</w:instrText>
      </w:r>
      <w:r w:rsidR="00796B04">
        <w:rPr>
          <w:rFonts w:eastAsia="Times New Roman"/>
          <w:sz w:val="24"/>
          <w:szCs w:val="24"/>
        </w:rPr>
        <w:fldChar w:fldCharType="separate"/>
      </w:r>
      <w:r w:rsidR="00796B04" w:rsidRPr="00796B04">
        <w:rPr>
          <w:rFonts w:eastAsia="Times New Roman"/>
          <w:noProof/>
          <w:sz w:val="24"/>
          <w:szCs w:val="24"/>
        </w:rPr>
        <w:t>(Instituto Nacional de Estadistica 2016)</w:t>
      </w:r>
      <w:r w:rsidR="00796B04">
        <w:rPr>
          <w:rFonts w:eastAsia="Times New Roman"/>
          <w:sz w:val="24"/>
          <w:szCs w:val="24"/>
        </w:rPr>
        <w:fldChar w:fldCharType="end"/>
      </w:r>
      <w:r w:rsidR="00796B04">
        <w:rPr>
          <w:rFonts w:eastAsia="Times New Roman"/>
          <w:sz w:val="24"/>
          <w:szCs w:val="24"/>
        </w:rPr>
        <w:t xml:space="preserve">, Denmark </w:t>
      </w:r>
      <w:r w:rsidR="00796B04">
        <w:rPr>
          <w:rFonts w:eastAsia="Times New Roman"/>
          <w:sz w:val="24"/>
          <w:szCs w:val="24"/>
        </w:rPr>
        <w:fldChar w:fldCharType="begin" w:fldLock="1"/>
      </w:r>
      <w:r w:rsidR="00796B04">
        <w:rPr>
          <w:rFonts w:eastAsia="Times New Roman"/>
          <w:sz w:val="24"/>
          <w:szCs w:val="24"/>
        </w:rPr>
        <w:instrText>ADDIN CSL_CITATION { "citationItems" : [ { "id" : "ITEM-1", "itemData" : { "URL" : "http://www.dst.dk/en/Statistik/emner/doedsfald-og-middellevetid/doedsfald", "author" : [ { "dropping-particle" : "", "family" : "Statistics Denmark", "given" : "", "non-dropping-particle" : "", "parse-names" : false, "suffix" : "" } ], "id" : "ITEM-1", "issued" : { "date-parts" : [ [ "2016" ] ] }, "title" : "Deaths", "type" : "webpage" }, "uris" : [ "http://www.mendeley.com/documents/?uuid=be313d56-7c60-42c5-bfd0-48d1969d4822" ] } ], "mendeley" : { "formattedCitation" : "(Statistics Denmark 2016)", "plainTextFormattedCitation" : "(Statistics Denmark 2016)", "previouslyFormattedCitation" : "(Statistics Denmark 2016)" }, "properties" : { "noteIndex" : 0 }, "schema" : "https://github.com/citation-style-language/schema/raw/master/csl-citation.json" }</w:instrText>
      </w:r>
      <w:r w:rsidR="00796B04">
        <w:rPr>
          <w:rFonts w:eastAsia="Times New Roman"/>
          <w:sz w:val="24"/>
          <w:szCs w:val="24"/>
        </w:rPr>
        <w:fldChar w:fldCharType="separate"/>
      </w:r>
      <w:r w:rsidR="00796B04" w:rsidRPr="00796B04">
        <w:rPr>
          <w:rFonts w:eastAsia="Times New Roman"/>
          <w:noProof/>
          <w:sz w:val="24"/>
          <w:szCs w:val="24"/>
        </w:rPr>
        <w:t>(Statistics Denmark 2016)</w:t>
      </w:r>
      <w:r w:rsidR="00796B04">
        <w:rPr>
          <w:rFonts w:eastAsia="Times New Roman"/>
          <w:sz w:val="24"/>
          <w:szCs w:val="24"/>
        </w:rPr>
        <w:fldChar w:fldCharType="end"/>
      </w:r>
      <w:r w:rsidR="00796B04">
        <w:rPr>
          <w:rFonts w:eastAsia="Times New Roman"/>
          <w:sz w:val="24"/>
          <w:szCs w:val="24"/>
        </w:rPr>
        <w:t xml:space="preserve"> and Switzerland </w:t>
      </w:r>
      <w:r w:rsidR="00796B04">
        <w:rPr>
          <w:rFonts w:eastAsia="Times New Roman"/>
          <w:sz w:val="24"/>
          <w:szCs w:val="24"/>
        </w:rPr>
        <w:fldChar w:fldCharType="begin" w:fldLock="1"/>
      </w:r>
      <w:r w:rsidR="00796B04">
        <w:rPr>
          <w:rFonts w:eastAsia="Times New Roman"/>
          <w:sz w:val="24"/>
          <w:szCs w:val="24"/>
        </w:rPr>
        <w:instrText>ADDIN CSL_CITATION { "citationItems" : [ { "id" : "ITEM-1", "itemData" : { "URL" : "http://www.bfs.admin.ch/bfs/portal/en/index/themen/01/06/blank/key/04.html", "author" : [ { "dropping-particle" : "", "family" : "Swiss Statistics", "given" : "", "non-dropping-particle" : "", "parse-names" : false, "suffix" : "" } ], "id" : "ITEM-1", "issued" : { "date-parts" : [ [ "2016" ] ] }, "title" : "Components of population change - Data, indicators", "type" : "webpage" }, "uris" : [ "http://www.mendeley.com/documents/?uuid=5cb94ae5-2525-4f9f-b20c-ed84f361a525" ] } ], "mendeley" : { "formattedCitation" : "(Swiss Statistics 2016)", "plainTextFormattedCitation" : "(Swiss Statistics 2016)", "previouslyFormattedCitation" : "(Swiss Statistics 2016)" }, "properties" : { "noteIndex" : 0 }, "schema" : "https://github.com/citation-style-language/schema/raw/master/csl-citation.json" }</w:instrText>
      </w:r>
      <w:r w:rsidR="00796B04">
        <w:rPr>
          <w:rFonts w:eastAsia="Times New Roman"/>
          <w:sz w:val="24"/>
          <w:szCs w:val="24"/>
        </w:rPr>
        <w:fldChar w:fldCharType="separate"/>
      </w:r>
      <w:r w:rsidR="00796B04" w:rsidRPr="00796B04">
        <w:rPr>
          <w:rFonts w:eastAsia="Times New Roman"/>
          <w:noProof/>
          <w:sz w:val="24"/>
          <w:szCs w:val="24"/>
        </w:rPr>
        <w:t>(Swiss Statistics 2016)</w:t>
      </w:r>
      <w:r w:rsidR="00796B04">
        <w:rPr>
          <w:rFonts w:eastAsia="Times New Roman"/>
          <w:sz w:val="24"/>
          <w:szCs w:val="24"/>
        </w:rPr>
        <w:fldChar w:fldCharType="end"/>
      </w:r>
      <w:r w:rsidR="00EE3AC0">
        <w:rPr>
          <w:rFonts w:eastAsia="Times New Roman"/>
          <w:sz w:val="24"/>
          <w:szCs w:val="24"/>
        </w:rPr>
        <w:t xml:space="preserve">. </w:t>
      </w:r>
      <w:ins w:id="244" w:author="Jonathan Minton" w:date="2016-07-28T16:05:00Z">
        <w:r>
          <w:rPr>
            <w:rFonts w:eastAsia="Times New Roman"/>
            <w:sz w:val="24"/>
            <w:szCs w:val="24"/>
          </w:rPr>
          <w:t>But the level of increase in England &amp; Wales seems particularly high</w:t>
        </w:r>
      </w:ins>
      <w:ins w:id="245" w:author="Danny Dorling" w:date="2016-08-05T15:55:00Z">
        <w:r w:rsidR="002B0C72">
          <w:rPr>
            <w:rFonts w:eastAsia="Times New Roman"/>
            <w:sz w:val="24"/>
            <w:szCs w:val="24"/>
          </w:rPr>
          <w:t xml:space="preserve"> and is only comparable to those that took place in </w:t>
        </w:r>
      </w:ins>
      <w:ins w:id="246" w:author="Danny Dorling" w:date="2016-08-05T15:57:00Z">
        <w:r w:rsidR="002B0C72">
          <w:rPr>
            <w:rFonts w:eastAsia="Times New Roman"/>
            <w:sz w:val="24"/>
            <w:szCs w:val="24"/>
          </w:rPr>
          <w:t>Scotland that</w:t>
        </w:r>
      </w:ins>
      <w:ins w:id="247" w:author="Danny Dorling" w:date="2016-08-05T15:55:00Z">
        <w:r w:rsidR="002B0C72">
          <w:rPr>
            <w:rFonts w:eastAsia="Times New Roman"/>
            <w:sz w:val="24"/>
            <w:szCs w:val="24"/>
          </w:rPr>
          <w:t xml:space="preserve"> are higher still</w:t>
        </w:r>
      </w:ins>
      <w:ins w:id="248" w:author="Danny Dorling" w:date="2016-08-05T15:57:00Z">
        <w:r w:rsidR="002B0C72">
          <w:rPr>
            <w:rFonts w:eastAsia="Times New Roman"/>
            <w:sz w:val="24"/>
            <w:szCs w:val="24"/>
          </w:rPr>
          <w:t xml:space="preserve"> than in England and Wales</w:t>
        </w:r>
      </w:ins>
      <w:ins w:id="249" w:author="Danny Dorling" w:date="2016-08-05T15:55:00Z">
        <w:r w:rsidR="002B0C72">
          <w:rPr>
            <w:rFonts w:eastAsia="Times New Roman"/>
            <w:sz w:val="24"/>
            <w:szCs w:val="24"/>
          </w:rPr>
          <w:t xml:space="preserve"> (Dorling 2016c)</w:t>
        </w:r>
      </w:ins>
      <w:ins w:id="250" w:author="Jonathan Minton" w:date="2016-07-28T16:05:00Z">
        <w:r>
          <w:rPr>
            <w:rFonts w:eastAsia="Times New Roman"/>
            <w:sz w:val="24"/>
            <w:szCs w:val="24"/>
          </w:rPr>
          <w:t>.</w:t>
        </w:r>
      </w:ins>
    </w:p>
    <w:p w14:paraId="630A0E36" w14:textId="5DC61DFA" w:rsidR="00FA2964" w:rsidRDefault="00FA2964" w:rsidP="00FA2964">
      <w:pPr>
        <w:spacing w:line="480" w:lineRule="auto"/>
        <w:rPr>
          <w:rFonts w:eastAsia="Times New Roman"/>
          <w:sz w:val="24"/>
          <w:szCs w:val="24"/>
        </w:rPr>
      </w:pPr>
      <w:r>
        <w:rPr>
          <w:sz w:val="24"/>
          <w:szCs w:val="24"/>
        </w:rPr>
        <w:t xml:space="preserve">So what are the possible explanations for such a distinct reversal in mortality rates? </w:t>
      </w:r>
      <w:r w:rsidRPr="005E7208">
        <w:rPr>
          <w:rFonts w:eastAsia="Times New Roman"/>
          <w:sz w:val="24"/>
          <w:szCs w:val="24"/>
        </w:rPr>
        <w:t xml:space="preserve">It is possible that the effect size is random – mortality rates jump around from year to year – </w:t>
      </w:r>
      <w:r>
        <w:rPr>
          <w:rFonts w:eastAsia="Times New Roman"/>
          <w:sz w:val="24"/>
          <w:szCs w:val="24"/>
        </w:rPr>
        <w:t xml:space="preserve">but typically they have continued to fall year on year with the rate of the fall </w:t>
      </w:r>
      <w:r w:rsidR="00317750">
        <w:rPr>
          <w:rFonts w:eastAsia="Times New Roman"/>
          <w:sz w:val="24"/>
          <w:szCs w:val="24"/>
        </w:rPr>
        <w:t xml:space="preserve">itself </w:t>
      </w:r>
      <w:r>
        <w:rPr>
          <w:rFonts w:eastAsia="Times New Roman"/>
          <w:sz w:val="24"/>
          <w:szCs w:val="24"/>
        </w:rPr>
        <w:t>changing. The difference between 2014 and 2015 was</w:t>
      </w:r>
      <w:r w:rsidRPr="005E7208">
        <w:rPr>
          <w:rFonts w:eastAsia="Times New Roman"/>
          <w:sz w:val="24"/>
          <w:szCs w:val="24"/>
        </w:rPr>
        <w:t xml:space="preserve"> larger</w:t>
      </w:r>
      <w:r>
        <w:rPr>
          <w:rFonts w:eastAsia="Times New Roman"/>
          <w:sz w:val="24"/>
          <w:szCs w:val="24"/>
        </w:rPr>
        <w:t xml:space="preserve"> than </w:t>
      </w:r>
      <w:ins w:id="251" w:author="Danny Dorling" w:date="2016-08-05T15:58:00Z">
        <w:r w:rsidR="002B0C72">
          <w:rPr>
            <w:rFonts w:eastAsia="Times New Roman"/>
            <w:sz w:val="24"/>
            <w:szCs w:val="24"/>
          </w:rPr>
          <w:t xml:space="preserve">any </w:t>
        </w:r>
      </w:ins>
      <w:r>
        <w:rPr>
          <w:rFonts w:eastAsia="Times New Roman"/>
          <w:sz w:val="24"/>
          <w:szCs w:val="24"/>
        </w:rPr>
        <w:t>previously seen</w:t>
      </w:r>
      <w:ins w:id="252" w:author="Danny Dorling" w:date="2016-08-05T15:58:00Z">
        <w:r w:rsidR="002B0C72">
          <w:rPr>
            <w:rFonts w:eastAsia="Times New Roman"/>
            <w:sz w:val="24"/>
            <w:szCs w:val="24"/>
          </w:rPr>
          <w:t xml:space="preserve"> for at least four decades</w:t>
        </w:r>
      </w:ins>
      <w:r>
        <w:rPr>
          <w:rFonts w:eastAsia="Times New Roman"/>
          <w:sz w:val="24"/>
          <w:szCs w:val="24"/>
        </w:rPr>
        <w:t xml:space="preserve">, and combined with the fact that </w:t>
      </w:r>
      <w:r w:rsidR="00317750">
        <w:rPr>
          <w:rFonts w:eastAsia="Times New Roman"/>
          <w:sz w:val="24"/>
          <w:szCs w:val="24"/>
        </w:rPr>
        <w:t>increases have</w:t>
      </w:r>
      <w:r>
        <w:rPr>
          <w:rFonts w:eastAsia="Times New Roman"/>
          <w:sz w:val="24"/>
          <w:szCs w:val="24"/>
        </w:rPr>
        <w:t xml:space="preserve"> been consistent geographically it would not seem </w:t>
      </w:r>
      <w:del w:id="253" w:author="Danny Dorling" w:date="2016-08-05T15:58:00Z">
        <w:r w:rsidDel="002B0C72">
          <w:rPr>
            <w:rFonts w:eastAsia="Times New Roman"/>
            <w:sz w:val="24"/>
            <w:szCs w:val="24"/>
          </w:rPr>
          <w:delText>the case</w:delText>
        </w:r>
      </w:del>
      <w:ins w:id="254" w:author="Danny Dorling" w:date="2016-08-05T15:58:00Z">
        <w:r w:rsidR="002B0C72">
          <w:rPr>
            <w:rFonts w:eastAsia="Times New Roman"/>
            <w:sz w:val="24"/>
            <w:szCs w:val="24"/>
          </w:rPr>
          <w:t xml:space="preserve">plausible that this is influenza as influenza both </w:t>
        </w:r>
      </w:ins>
      <w:ins w:id="255" w:author="Danny Dorling" w:date="2016-08-05T15:59:00Z">
        <w:r w:rsidR="002B0C72">
          <w:rPr>
            <w:rFonts w:eastAsia="Times New Roman"/>
            <w:sz w:val="24"/>
            <w:szCs w:val="24"/>
          </w:rPr>
          <w:t>spread</w:t>
        </w:r>
      </w:ins>
      <w:ins w:id="256" w:author="Danny Dorling" w:date="2016-08-05T15:58:00Z">
        <w:r w:rsidR="002B0C72">
          <w:rPr>
            <w:rFonts w:eastAsia="Times New Roman"/>
            <w:sz w:val="24"/>
            <w:szCs w:val="24"/>
          </w:rPr>
          <w:t xml:space="preserve"> </w:t>
        </w:r>
        <w:r w:rsidR="002B0C72">
          <w:rPr>
            <w:rFonts w:eastAsia="Times New Roman"/>
            <w:sz w:val="24"/>
            <w:szCs w:val="24"/>
          </w:rPr>
          <w:lastRenderedPageBreak/>
          <w:t xml:space="preserve">geographically and </w:t>
        </w:r>
      </w:ins>
      <w:ins w:id="257" w:author="Danny Dorling" w:date="2016-08-05T15:59:00Z">
        <w:r w:rsidR="002B0C72">
          <w:rPr>
            <w:rFonts w:eastAsia="Times New Roman"/>
            <w:sz w:val="24"/>
            <w:szCs w:val="24"/>
          </w:rPr>
          <w:t>increases</w:t>
        </w:r>
      </w:ins>
      <w:ins w:id="258" w:author="Danny Dorling" w:date="2016-08-05T15:58:00Z">
        <w:r w:rsidR="002B0C72">
          <w:rPr>
            <w:rFonts w:eastAsia="Times New Roman"/>
            <w:sz w:val="24"/>
            <w:szCs w:val="24"/>
          </w:rPr>
          <w:t xml:space="preserve"> </w:t>
        </w:r>
      </w:ins>
      <w:ins w:id="259" w:author="Danny Dorling" w:date="2016-08-05T15:59:00Z">
        <w:r w:rsidR="002B0C72">
          <w:rPr>
            <w:rFonts w:eastAsia="Times New Roman"/>
            <w:sz w:val="24"/>
            <w:szCs w:val="24"/>
          </w:rPr>
          <w:t>deaths in a few weeks rather than over many months (</w:t>
        </w:r>
        <w:proofErr w:type="spellStart"/>
        <w:r w:rsidR="002B0C72">
          <w:rPr>
            <w:rFonts w:eastAsia="Times New Roman"/>
            <w:sz w:val="24"/>
            <w:szCs w:val="24"/>
          </w:rPr>
          <w:t>Flemming</w:t>
        </w:r>
        <w:proofErr w:type="spellEnd"/>
        <w:r w:rsidR="002B0C72">
          <w:rPr>
            <w:rFonts w:eastAsia="Times New Roman"/>
            <w:sz w:val="24"/>
            <w:szCs w:val="24"/>
          </w:rPr>
          <w:t xml:space="preserve"> and Elliot, 2008, Figure 2)</w:t>
        </w:r>
      </w:ins>
      <w:r>
        <w:rPr>
          <w:rFonts w:eastAsia="Times New Roman"/>
          <w:sz w:val="24"/>
          <w:szCs w:val="24"/>
        </w:rPr>
        <w:t xml:space="preserve">. Mortality rates have not spiked as much since the </w:t>
      </w:r>
      <w:r w:rsidR="007505D9">
        <w:rPr>
          <w:rFonts w:eastAsia="Times New Roman"/>
          <w:sz w:val="24"/>
          <w:szCs w:val="24"/>
        </w:rPr>
        <w:t xml:space="preserve">1951 and </w:t>
      </w:r>
      <w:r w:rsidR="00217EAA">
        <w:rPr>
          <w:rFonts w:eastAsia="Times New Roman"/>
          <w:sz w:val="24"/>
          <w:szCs w:val="24"/>
        </w:rPr>
        <w:t>1968</w:t>
      </w:r>
      <w:r>
        <w:rPr>
          <w:rFonts w:eastAsia="Times New Roman"/>
          <w:sz w:val="24"/>
          <w:szCs w:val="24"/>
        </w:rPr>
        <w:t xml:space="preserve"> </w:t>
      </w:r>
      <w:r w:rsidR="00EE65AB">
        <w:rPr>
          <w:rFonts w:eastAsia="Times New Roman"/>
          <w:sz w:val="24"/>
          <w:szCs w:val="24"/>
        </w:rPr>
        <w:t>in</w:t>
      </w:r>
      <w:r>
        <w:rPr>
          <w:rFonts w:eastAsia="Times New Roman"/>
          <w:sz w:val="24"/>
          <w:szCs w:val="24"/>
        </w:rPr>
        <w:t>flu</w:t>
      </w:r>
      <w:r w:rsidR="00EE65AB">
        <w:rPr>
          <w:rFonts w:eastAsia="Times New Roman"/>
          <w:sz w:val="24"/>
          <w:szCs w:val="24"/>
        </w:rPr>
        <w:t>enza</w:t>
      </w:r>
      <w:r>
        <w:rPr>
          <w:rFonts w:eastAsia="Times New Roman"/>
          <w:sz w:val="24"/>
          <w:szCs w:val="24"/>
        </w:rPr>
        <w:t xml:space="preserve"> epidemic</w:t>
      </w:r>
      <w:r w:rsidR="007505D9">
        <w:rPr>
          <w:rFonts w:eastAsia="Times New Roman"/>
          <w:sz w:val="24"/>
          <w:szCs w:val="24"/>
        </w:rPr>
        <w:t>s</w:t>
      </w:r>
      <w:r w:rsidR="00F56380">
        <w:rPr>
          <w:rStyle w:val="FootnoteReference"/>
          <w:rFonts w:eastAsia="Times New Roman"/>
          <w:sz w:val="24"/>
          <w:szCs w:val="24"/>
        </w:rPr>
        <w:footnoteReference w:id="4"/>
      </w:r>
      <w:r>
        <w:rPr>
          <w:rFonts w:eastAsia="Times New Roman"/>
          <w:sz w:val="24"/>
          <w:szCs w:val="24"/>
        </w:rPr>
        <w:t xml:space="preserve">, </w:t>
      </w:r>
      <w:del w:id="260" w:author="Danny Dorling" w:date="2016-08-05T16:00:00Z">
        <w:r w:rsidDel="002B0C72">
          <w:rPr>
            <w:rFonts w:eastAsia="Times New Roman"/>
            <w:sz w:val="24"/>
            <w:szCs w:val="24"/>
          </w:rPr>
          <w:delText xml:space="preserve">although </w:delText>
        </w:r>
      </w:del>
      <w:ins w:id="261" w:author="Danny Dorling" w:date="2016-08-05T16:00:00Z">
        <w:r w:rsidR="002B0C72">
          <w:rPr>
            <w:rFonts w:eastAsia="Times New Roman"/>
            <w:sz w:val="24"/>
            <w:szCs w:val="24"/>
          </w:rPr>
          <w:t xml:space="preserve">and </w:t>
        </w:r>
      </w:ins>
      <w:r w:rsidR="007505D9">
        <w:rPr>
          <w:rFonts w:eastAsia="Times New Roman"/>
          <w:sz w:val="24"/>
          <w:szCs w:val="24"/>
        </w:rPr>
        <w:t>each</w:t>
      </w:r>
      <w:r>
        <w:rPr>
          <w:rFonts w:eastAsia="Times New Roman"/>
          <w:sz w:val="24"/>
          <w:szCs w:val="24"/>
        </w:rPr>
        <w:t xml:space="preserve"> </w:t>
      </w:r>
      <w:ins w:id="262" w:author="Danny Dorling" w:date="2016-08-05T16:00:00Z">
        <w:r w:rsidR="002B0C72">
          <w:rPr>
            <w:rFonts w:eastAsia="Times New Roman"/>
            <w:sz w:val="24"/>
            <w:szCs w:val="24"/>
          </w:rPr>
          <w:t xml:space="preserve">epidemic </w:t>
        </w:r>
      </w:ins>
      <w:r>
        <w:rPr>
          <w:rFonts w:eastAsia="Times New Roman"/>
          <w:sz w:val="24"/>
          <w:szCs w:val="24"/>
        </w:rPr>
        <w:t>displayed a distinct geography</w:t>
      </w:r>
      <w:r w:rsidR="00936755">
        <w:rPr>
          <w:rFonts w:eastAsia="Times New Roman"/>
          <w:sz w:val="24"/>
          <w:szCs w:val="24"/>
        </w:rPr>
        <w:t xml:space="preserve"> unlike in 2015</w:t>
      </w:r>
      <w:r>
        <w:rPr>
          <w:rFonts w:eastAsia="Times New Roman"/>
          <w:sz w:val="24"/>
          <w:szCs w:val="24"/>
        </w:rPr>
        <w:t xml:space="preserve"> </w:t>
      </w:r>
      <w:r w:rsidR="0022702D">
        <w:rPr>
          <w:rFonts w:eastAsia="Times New Roman"/>
          <w:sz w:val="24"/>
          <w:szCs w:val="24"/>
        </w:rPr>
        <w:fldChar w:fldCharType="begin" w:fldLock="1"/>
      </w:r>
      <w:r w:rsidR="00936755">
        <w:rPr>
          <w:rFonts w:eastAsia="Times New Roman"/>
          <w:sz w:val="24"/>
          <w:szCs w:val="24"/>
        </w:rPr>
        <w:instrText>ADDIN CSL_CITATION { "citationItems" : [ { "id" : "ITEM-1", "itemData" : { "DOI" : "10.1093/aje/kwp394", "author" : [ { "dropping-particle" : "", "family" : "Jackson", "given" : "Charlotte", "non-dropping-particle" : "", "parse-names" : false, "suffix" : "" }, { "dropping-particle" : "", "family" : "Vynnycky", "given" : "Emilia", "non-dropping-particle" : "", "parse-names" : false, "suffix" : "" }, { "dropping-particle" : "", "family" : "Mangtani", "given" : "Punam", "non-dropping-particle" : "", "parse-names" : false, "suffix" : "" }, { "dropping-particle" : "", "family" : "Epidemiol", "given" : "Am J", "non-dropping-particle" : "", "parse-names" : false, "suffix" : "" } ], "container-title" : "American Journal of Epidemiology", "id" : "ITEM-1", "issue" : "4", "issued" : { "date-parts" : [ [ "2010" ] ] }, "page" : "465-478", "title" : "Original Contribution Estimates of the Transmissibility of the 1968 (Hong Kong) Influenza Pandemic: Evidence of Increased Transmissibility Between Successive Waves the ability of novel influenza viruses to spread rapidly but shared its neuraminidase wi", "type" : "article-journal", "volume" : "171" }, "uris" : [ "http://www.mendeley.com/documents/?uuid=41ccac9c-7895-4ac7-bcca-a33814f8a4e5" ] } ], "mendeley" : { "formattedCitation" : "(Jackson et al. 2010)", "plainTextFormattedCitation" : "(Jackson et al. 2010)", "previouslyFormattedCitation" : "(Jackson et al. 2010)" }, "properties" : { "noteIndex" : 0 }, "schema" : "https://github.com/citation-style-language/schema/raw/master/csl-citation.json" }</w:instrText>
      </w:r>
      <w:r w:rsidR="0022702D">
        <w:rPr>
          <w:rFonts w:eastAsia="Times New Roman"/>
          <w:sz w:val="24"/>
          <w:szCs w:val="24"/>
        </w:rPr>
        <w:fldChar w:fldCharType="separate"/>
      </w:r>
      <w:r w:rsidR="00936755" w:rsidRPr="00936755">
        <w:rPr>
          <w:rFonts w:eastAsia="Times New Roman"/>
          <w:noProof/>
          <w:sz w:val="24"/>
          <w:szCs w:val="24"/>
        </w:rPr>
        <w:t>(Jackson et al. 2010)</w:t>
      </w:r>
      <w:r w:rsidR="0022702D">
        <w:rPr>
          <w:rFonts w:eastAsia="Times New Roman"/>
          <w:sz w:val="24"/>
          <w:szCs w:val="24"/>
        </w:rPr>
        <w:fldChar w:fldCharType="end"/>
      </w:r>
      <w:r>
        <w:rPr>
          <w:rFonts w:eastAsia="Times New Roman"/>
          <w:sz w:val="24"/>
          <w:szCs w:val="24"/>
        </w:rPr>
        <w:t>.</w:t>
      </w:r>
      <w:r w:rsidR="00936755">
        <w:rPr>
          <w:rFonts w:eastAsia="Times New Roman"/>
          <w:sz w:val="24"/>
          <w:szCs w:val="24"/>
        </w:rPr>
        <w:t xml:space="preserve"> </w:t>
      </w:r>
      <w:ins w:id="263" w:author="Danny Dorling" w:date="2016-08-05T16:00:00Z">
        <w:r w:rsidR="002B0C72">
          <w:rPr>
            <w:rFonts w:eastAsia="Times New Roman"/>
            <w:sz w:val="24"/>
            <w:szCs w:val="24"/>
          </w:rPr>
          <w:t>It is true that m</w:t>
        </w:r>
      </w:ins>
      <w:del w:id="264" w:author="Danny Dorling" w:date="2016-08-05T16:00:00Z">
        <w:r w:rsidR="00936755" w:rsidDel="002B0C72">
          <w:rPr>
            <w:rFonts w:eastAsia="Times New Roman"/>
            <w:sz w:val="24"/>
            <w:szCs w:val="24"/>
          </w:rPr>
          <w:delText>M</w:delText>
        </w:r>
      </w:del>
      <w:r w:rsidR="00936755">
        <w:rPr>
          <w:rFonts w:eastAsia="Times New Roman"/>
          <w:sz w:val="24"/>
          <w:szCs w:val="24"/>
        </w:rPr>
        <w:t xml:space="preserve">ortality rates for respiratory causes increased in 2015 </w:t>
      </w:r>
      <w:r w:rsidR="00936755">
        <w:rPr>
          <w:rFonts w:eastAsia="Times New Roman"/>
          <w:sz w:val="24"/>
          <w:szCs w:val="24"/>
        </w:rPr>
        <w:fldChar w:fldCharType="begin" w:fldLock="1"/>
      </w:r>
      <w:r w:rsidR="007A278E">
        <w:rPr>
          <w:rFonts w:eastAsia="Times New Roman"/>
          <w:sz w:val="24"/>
          <w:szCs w:val="24"/>
        </w:rPr>
        <w:instrText>ADDIN CSL_CITATION { "citationItems" : [ { "id" : "ITEM-1", "itemData" : { "URL" : "https://www.ons.gov.uk/peoplepopulationandcommunity/birthsdeathsandmarriages/deaths/bulletins/deathsregistrationsummarytables/2015#deaths-increase-in-2015", "author" : [ { "dropping-particle" : "", "family" : "ONS", "given" : "", "non-dropping-particle" : "", "parse-names" : false, "suffix" : "" } ], "id" : "ITEM-1", "issued" : { "date-parts" : [ [ "2016" ] ] }, "title" : "Deaths registered in England and Wales: 2015", "type" : "webpage" }, "uris" : [ "http://www.mendeley.com/documents/?uuid=0a7fdab1-7e10-4da1-8952-e802dc77a3a5" ] } ], "mendeley" : { "formattedCitation" : "(ONS 2016a)", "plainTextFormattedCitation" : "(ONS 2016a)", "previouslyFormattedCitation" : "(ONS 2016a)" }, "properties" : { "noteIndex" : 0 }, "schema" : "https://github.com/citation-style-language/schema/raw/master/csl-citation.json" }</w:instrText>
      </w:r>
      <w:r w:rsidR="00936755">
        <w:rPr>
          <w:rFonts w:eastAsia="Times New Roman"/>
          <w:sz w:val="24"/>
          <w:szCs w:val="24"/>
        </w:rPr>
        <w:fldChar w:fldCharType="separate"/>
      </w:r>
      <w:r w:rsidR="00083F6B" w:rsidRPr="00083F6B">
        <w:rPr>
          <w:rFonts w:eastAsia="Times New Roman"/>
          <w:noProof/>
          <w:sz w:val="24"/>
          <w:szCs w:val="24"/>
        </w:rPr>
        <w:t>(ONS 2016a)</w:t>
      </w:r>
      <w:r w:rsidR="00936755">
        <w:rPr>
          <w:rFonts w:eastAsia="Times New Roman"/>
          <w:sz w:val="24"/>
          <w:szCs w:val="24"/>
        </w:rPr>
        <w:fldChar w:fldCharType="end"/>
      </w:r>
      <w:r w:rsidR="00936755">
        <w:rPr>
          <w:rFonts w:eastAsia="Times New Roman"/>
          <w:sz w:val="24"/>
          <w:szCs w:val="24"/>
        </w:rPr>
        <w:t xml:space="preserve">. Whilst 2015 experienced a flu virus strain that had greater prevalence in the elderly, levels were described by Public Health England as ‘moderate’ suggesting it is not the sole </w:t>
      </w:r>
      <w:ins w:id="265" w:author="Danny Dorling" w:date="2016-08-05T16:01:00Z">
        <w:r w:rsidR="002B0C72">
          <w:rPr>
            <w:rFonts w:eastAsia="Times New Roman"/>
            <w:sz w:val="24"/>
            <w:szCs w:val="24"/>
          </w:rPr>
          <w:t xml:space="preserve">or even a substantial </w:t>
        </w:r>
      </w:ins>
      <w:r w:rsidR="00936755">
        <w:rPr>
          <w:rFonts w:eastAsia="Times New Roman"/>
          <w:sz w:val="24"/>
          <w:szCs w:val="24"/>
        </w:rPr>
        <w:t>cause</w:t>
      </w:r>
      <w:ins w:id="266" w:author="Danny Dorling" w:date="2016-08-05T16:01:00Z">
        <w:r w:rsidR="002B0C72">
          <w:rPr>
            <w:rFonts w:eastAsia="Times New Roman"/>
            <w:sz w:val="24"/>
            <w:szCs w:val="24"/>
          </w:rPr>
          <w:t xml:space="preserve"> of the most recent rise in deaths among the elderly in England and Wales</w:t>
        </w:r>
      </w:ins>
      <w:r w:rsidR="00936755">
        <w:rPr>
          <w:rFonts w:eastAsia="Times New Roman"/>
          <w:sz w:val="24"/>
          <w:szCs w:val="24"/>
        </w:rPr>
        <w:t xml:space="preserve"> </w:t>
      </w:r>
      <w:r w:rsidR="00936755">
        <w:rPr>
          <w:rFonts w:eastAsia="Times New Roman"/>
          <w:sz w:val="24"/>
          <w:szCs w:val="24"/>
        </w:rPr>
        <w:fldChar w:fldCharType="begin" w:fldLock="1"/>
      </w:r>
      <w:r w:rsidR="00796B04">
        <w:rPr>
          <w:rFonts w:eastAsia="Times New Roman"/>
          <w:sz w:val="24"/>
          <w:szCs w:val="24"/>
        </w:rPr>
        <w:instrText>ADDIN CSL_CITATION { "citationItems" : [ { "id" : "ITEM-1", "itemData" : { "author" : [ { "dropping-particle" : "", "family" : "Public Health England", "given" : "", "non-dropping-particle" : "", "parse-names" : false, "suffix" : "" } ], "id" : "ITEM-1", "issued" : { "date-parts" : [ [ "2015" ] ] }, "title" : "Surveillance of influenza and other respiratory viruses in the United Kingdom : winter 2014 to 2015", "type" : "article-journal" }, "uris" : [ "http://www.mendeley.com/documents/?uuid=ee545e3d-11f9-4d35-bb7b-3e3d58504143" ] } ], "mendeley" : { "formattedCitation" : "(Public Health England 2015)", "plainTextFormattedCitation" : "(Public Health England 2015)", "previouslyFormattedCitation" : "(Public Health England 2015)" }, "properties" : { "noteIndex" : 0 }, "schema" : "https://github.com/citation-style-language/schema/raw/master/csl-citation.json" }</w:instrText>
      </w:r>
      <w:r w:rsidR="00936755">
        <w:rPr>
          <w:rFonts w:eastAsia="Times New Roman"/>
          <w:sz w:val="24"/>
          <w:szCs w:val="24"/>
        </w:rPr>
        <w:fldChar w:fldCharType="separate"/>
      </w:r>
      <w:r w:rsidR="00936755" w:rsidRPr="00936755">
        <w:rPr>
          <w:rFonts w:eastAsia="Times New Roman"/>
          <w:noProof/>
          <w:sz w:val="24"/>
          <w:szCs w:val="24"/>
        </w:rPr>
        <w:t>(Public Health England 2015)</w:t>
      </w:r>
      <w:r w:rsidR="00936755">
        <w:rPr>
          <w:rFonts w:eastAsia="Times New Roman"/>
          <w:sz w:val="24"/>
          <w:szCs w:val="24"/>
        </w:rPr>
        <w:fldChar w:fldCharType="end"/>
      </w:r>
      <w:r w:rsidR="00936755">
        <w:rPr>
          <w:rFonts w:eastAsia="Times New Roman"/>
          <w:sz w:val="24"/>
          <w:szCs w:val="24"/>
        </w:rPr>
        <w:t xml:space="preserve">. </w:t>
      </w:r>
    </w:p>
    <w:p w14:paraId="1CDC0D93" w14:textId="062CBDB4" w:rsidR="00083F6B" w:rsidRDefault="00083F6B" w:rsidP="00FA2964">
      <w:pPr>
        <w:spacing w:line="480" w:lineRule="auto"/>
        <w:rPr>
          <w:rFonts w:eastAsia="Times New Roman"/>
          <w:sz w:val="24"/>
          <w:szCs w:val="24"/>
        </w:rPr>
      </w:pPr>
      <w:r>
        <w:rPr>
          <w:rFonts w:eastAsia="Times New Roman"/>
          <w:sz w:val="24"/>
          <w:szCs w:val="24"/>
        </w:rPr>
        <w:t xml:space="preserve">The ONS attributes the increase in old age mortality rates to increases in deaths due to Dementias and Alzheimer’s disease (particularly in comparison to other causes of death) </w:t>
      </w:r>
      <w:r>
        <w:rPr>
          <w:rFonts w:eastAsia="Times New Roman"/>
          <w:sz w:val="24"/>
          <w:szCs w:val="24"/>
        </w:rPr>
        <w:fldChar w:fldCharType="begin" w:fldLock="1"/>
      </w:r>
      <w:r w:rsidR="007A278E">
        <w:rPr>
          <w:rFonts w:eastAsia="Times New Roman"/>
          <w:sz w:val="24"/>
          <w:szCs w:val="24"/>
        </w:rPr>
        <w:instrText>ADDIN CSL_CITATION { "citationItems" : [ { "id" : "ITEM-1", "itemData" : { "author" : [ { "dropping-particle" : "", "family" : "ONS", "given" : "", "non-dropping-particle" : "", "parse-names" : false, "suffix" : "" } ], "id" : "ITEM-1", "issued" : { "date-parts" : [ [ "2016" ] ] }, "title" : "Provisional analysis of death registrations: 2015", "type" : "webpage" }, "uris" : [ "http://www.mendeley.com/documents/?uuid=9c16d812-02a1-450e-8080-eca10088d6a8" ] } ], "mendeley" : { "formattedCitation" : "(ONS 2016b)", "plainTextFormattedCitation" : "(ONS 2016b)", "previouslyFormattedCitation" : "(ONS 2016b)" }, "properties" : { "noteIndex" : 0 }, "schema" : "https://github.com/citation-style-language/schema/raw/master/csl-citation.json" }</w:instrText>
      </w:r>
      <w:r>
        <w:rPr>
          <w:rFonts w:eastAsia="Times New Roman"/>
          <w:sz w:val="24"/>
          <w:szCs w:val="24"/>
        </w:rPr>
        <w:fldChar w:fldCharType="separate"/>
      </w:r>
      <w:r w:rsidRPr="00083F6B">
        <w:rPr>
          <w:rFonts w:eastAsia="Times New Roman"/>
          <w:noProof/>
          <w:sz w:val="24"/>
          <w:szCs w:val="24"/>
        </w:rPr>
        <w:t>(ONS 2016b)</w:t>
      </w:r>
      <w:r>
        <w:rPr>
          <w:rFonts w:eastAsia="Times New Roman"/>
          <w:sz w:val="24"/>
          <w:szCs w:val="24"/>
        </w:rPr>
        <w:fldChar w:fldCharType="end"/>
      </w:r>
      <w:r>
        <w:rPr>
          <w:rFonts w:eastAsia="Times New Roman"/>
          <w:sz w:val="24"/>
          <w:szCs w:val="24"/>
        </w:rPr>
        <w:t xml:space="preserve">. Exploring whether the geography of the </w:t>
      </w:r>
      <w:r w:rsidR="00615C69">
        <w:rPr>
          <w:rFonts w:eastAsia="Times New Roman"/>
          <w:sz w:val="24"/>
          <w:szCs w:val="24"/>
        </w:rPr>
        <w:t xml:space="preserve">relative </w:t>
      </w:r>
      <w:r>
        <w:rPr>
          <w:rFonts w:eastAsia="Times New Roman"/>
          <w:sz w:val="24"/>
          <w:szCs w:val="24"/>
        </w:rPr>
        <w:t xml:space="preserve">change in Dementias and Alzheimer’s disease match the geography we report will be necessary to understand why these increases have occurred. However, this explanation is confounded by efforts by the Department of Health to increase the diagnoses of these conditions </w:t>
      </w:r>
      <w:r w:rsidR="007A278E">
        <w:rPr>
          <w:rFonts w:eastAsia="Times New Roman"/>
          <w:sz w:val="24"/>
          <w:szCs w:val="24"/>
        </w:rPr>
        <w:fldChar w:fldCharType="begin" w:fldLock="1"/>
      </w:r>
      <w:r w:rsidR="002917AB">
        <w:rPr>
          <w:rFonts w:eastAsia="Times New Roman"/>
          <w:sz w:val="24"/>
          <w:szCs w:val="24"/>
        </w:rPr>
        <w:instrText>ADDIN CSL_CITATION { "citationItems" : [ { "id" : "ITEM-1", "itemData" : { "author" : [ { "dropping-particle" : "", "family" : "Department of Health", "given" : "", "non-dropping-particle" : "", "parse-names" : false, "suffix" : "" } ], "id" : "ITEM-1", "issued" : { "date-parts" : [ [ "2015" ] ] }, "title" : "A mandate from the Government to NHS England: April 2015 to March 2016", "type" : "article-journal" }, "uris" : [ "http://www.mendeley.com/documents/?uuid=0b68cd6e-8fba-4e7a-a6db-26e84064a804" ] }, { "id" : "ITEM-2", "itemData" : { "author" : [ { "dropping-particle" : "", "family" : "ONS", "given" : "", "non-dropping-particle" : "", "parse-names" : false, "suffix" : "" } ], "id" : "ITEM-2", "issued" : { "date-parts" : [ [ "2016" ] ] }, "title" : "Provisional analysis of death registrations: 2015", "type" : "webpage" }, "uris" : [ "http://www.mendeley.com/documents/?uuid=9c16d812-02a1-450e-8080-eca10088d6a8" ] } ], "mendeley" : { "formattedCitation" : "(Department of Health 2015; ONS 2016b)", "plainTextFormattedCitation" : "(Department of Health 2015; ONS 2016b)", "previouslyFormattedCitation" : "(Department of Health 2015; ONS 2016b)" }, "properties" : { "noteIndex" : 0 }, "schema" : "https://github.com/citation-style-language/schema/raw/master/csl-citation.json" }</w:instrText>
      </w:r>
      <w:r w:rsidR="007A278E">
        <w:rPr>
          <w:rFonts w:eastAsia="Times New Roman"/>
          <w:sz w:val="24"/>
          <w:szCs w:val="24"/>
        </w:rPr>
        <w:fldChar w:fldCharType="separate"/>
      </w:r>
      <w:r w:rsidR="007A278E" w:rsidRPr="007A278E">
        <w:rPr>
          <w:rFonts w:eastAsia="Times New Roman"/>
          <w:noProof/>
          <w:sz w:val="24"/>
          <w:szCs w:val="24"/>
        </w:rPr>
        <w:t>(Department of Health 2015; ONS 2016b)</w:t>
      </w:r>
      <w:r w:rsidR="007A278E">
        <w:rPr>
          <w:rFonts w:eastAsia="Times New Roman"/>
          <w:sz w:val="24"/>
          <w:szCs w:val="24"/>
        </w:rPr>
        <w:fldChar w:fldCharType="end"/>
      </w:r>
      <w:r>
        <w:rPr>
          <w:rFonts w:eastAsia="Times New Roman"/>
          <w:sz w:val="24"/>
          <w:szCs w:val="24"/>
        </w:rPr>
        <w:t xml:space="preserve">. The increase </w:t>
      </w:r>
      <w:r w:rsidR="00E47247">
        <w:rPr>
          <w:rFonts w:eastAsia="Times New Roman"/>
          <w:sz w:val="24"/>
          <w:szCs w:val="24"/>
        </w:rPr>
        <w:t xml:space="preserve">in these deaths </w:t>
      </w:r>
      <w:r>
        <w:rPr>
          <w:rFonts w:eastAsia="Times New Roman"/>
          <w:sz w:val="24"/>
          <w:szCs w:val="24"/>
        </w:rPr>
        <w:t xml:space="preserve">may be capturing better diagnoses, as opposed to a wider population phenomenon, which </w:t>
      </w:r>
      <w:r w:rsidR="00615C69">
        <w:rPr>
          <w:rFonts w:eastAsia="Times New Roman"/>
          <w:sz w:val="24"/>
          <w:szCs w:val="24"/>
        </w:rPr>
        <w:t>may</w:t>
      </w:r>
      <w:r>
        <w:rPr>
          <w:rFonts w:eastAsia="Times New Roman"/>
          <w:sz w:val="24"/>
          <w:szCs w:val="24"/>
        </w:rPr>
        <w:t xml:space="preserve"> explain the </w:t>
      </w:r>
      <w:r w:rsidR="00615C69">
        <w:rPr>
          <w:rFonts w:eastAsia="Times New Roman"/>
          <w:sz w:val="24"/>
          <w:szCs w:val="24"/>
        </w:rPr>
        <w:t>increase in mortality rates for these causes</w:t>
      </w:r>
      <w:r>
        <w:rPr>
          <w:rFonts w:eastAsia="Times New Roman"/>
          <w:sz w:val="24"/>
          <w:szCs w:val="24"/>
        </w:rPr>
        <w:t xml:space="preserve">. </w:t>
      </w:r>
      <w:ins w:id="267" w:author="Danny Dorling" w:date="2016-08-05T16:02:00Z">
        <w:r w:rsidR="002B0C72">
          <w:rPr>
            <w:rFonts w:eastAsia="Times New Roman"/>
            <w:sz w:val="24"/>
            <w:szCs w:val="24"/>
          </w:rPr>
          <w:t xml:space="preserve">However, what we also need to ask is why people suffering </w:t>
        </w:r>
        <w:del w:id="268" w:author="Jonathan Minton" w:date="2016-08-05T16:46:00Z">
          <w:r w:rsidR="002B0C72" w:rsidDel="002917AD">
            <w:rPr>
              <w:rFonts w:eastAsia="Times New Roman"/>
              <w:sz w:val="24"/>
              <w:szCs w:val="24"/>
            </w:rPr>
            <w:delText xml:space="preserve">form </w:delText>
          </w:r>
        </w:del>
      </w:ins>
      <w:ins w:id="269" w:author="Jonathan Minton" w:date="2016-08-05T16:46:00Z">
        <w:r w:rsidR="002917AD">
          <w:rPr>
            <w:rFonts w:eastAsia="Times New Roman"/>
            <w:sz w:val="24"/>
            <w:szCs w:val="24"/>
          </w:rPr>
          <w:t xml:space="preserve">from </w:t>
        </w:r>
      </w:ins>
      <w:ins w:id="270" w:author="Danny Dorling" w:date="2016-08-05T16:02:00Z">
        <w:r w:rsidR="002B0C72">
          <w:rPr>
            <w:rFonts w:eastAsia="Times New Roman"/>
            <w:sz w:val="24"/>
            <w:szCs w:val="24"/>
          </w:rPr>
          <w:t>these two conditions are dying in greater number than before and not surviving for as long as they had been before. Could there be rising problems in social care</w:t>
        </w:r>
      </w:ins>
      <w:ins w:id="271" w:author="Danny Dorling" w:date="2016-08-05T16:03:00Z">
        <w:r w:rsidR="002B0C72">
          <w:rPr>
            <w:rFonts w:eastAsia="Times New Roman"/>
            <w:sz w:val="24"/>
            <w:szCs w:val="24"/>
          </w:rPr>
          <w:t xml:space="preserve"> and with the NHS itself providing crisis care?</w:t>
        </w:r>
      </w:ins>
    </w:p>
    <w:p w14:paraId="1E883D3F" w14:textId="5EC8CD1E" w:rsidR="00DD4393" w:rsidRDefault="00B7471C" w:rsidP="00FA2964">
      <w:pPr>
        <w:spacing w:line="480" w:lineRule="auto"/>
        <w:rPr>
          <w:ins w:id="272" w:author="Jonathan Minton" w:date="2016-07-28T16:07:00Z"/>
          <w:sz w:val="24"/>
          <w:szCs w:val="24"/>
        </w:rPr>
      </w:pPr>
      <w:r>
        <w:rPr>
          <w:sz w:val="24"/>
          <w:szCs w:val="24"/>
        </w:rPr>
        <w:t xml:space="preserve">An alternative explanation may be that we are starting to see the effects of an ageing population. </w:t>
      </w:r>
      <w:r w:rsidR="00DD4393">
        <w:rPr>
          <w:sz w:val="24"/>
          <w:szCs w:val="24"/>
        </w:rPr>
        <w:t xml:space="preserve">It is plausible that social and medical progress has prolonged the lives </w:t>
      </w:r>
      <w:r w:rsidR="00DD4393">
        <w:rPr>
          <w:sz w:val="24"/>
          <w:szCs w:val="24"/>
        </w:rPr>
        <w:lastRenderedPageBreak/>
        <w:t>individuals who would have otherwise died earlier, and the jump in mortality rates are these individuals</w:t>
      </w:r>
      <w:ins w:id="273" w:author="Danny Dorling" w:date="2016-08-05T16:03:00Z">
        <w:r w:rsidR="002B0C72">
          <w:rPr>
            <w:sz w:val="24"/>
            <w:szCs w:val="24"/>
          </w:rPr>
          <w:t xml:space="preserve"> no</w:t>
        </w:r>
      </w:ins>
      <w:ins w:id="274" w:author="Jonathan Minton" w:date="2016-08-05T16:47:00Z">
        <w:r w:rsidR="002917AD">
          <w:rPr>
            <w:sz w:val="24"/>
            <w:szCs w:val="24"/>
          </w:rPr>
          <w:t>w</w:t>
        </w:r>
      </w:ins>
      <w:ins w:id="275" w:author="Danny Dorling" w:date="2016-08-05T16:03:00Z">
        <w:r w:rsidR="002B0C72">
          <w:rPr>
            <w:sz w:val="24"/>
            <w:szCs w:val="24"/>
          </w:rPr>
          <w:t xml:space="preserve"> reaching a point where further survival is harder to sustain</w:t>
        </w:r>
      </w:ins>
      <w:r w:rsidR="00DD4393">
        <w:rPr>
          <w:sz w:val="24"/>
          <w:szCs w:val="24"/>
        </w:rPr>
        <w:t xml:space="preserve">. </w:t>
      </w:r>
      <w:r w:rsidR="00FC4D93">
        <w:rPr>
          <w:sz w:val="24"/>
          <w:szCs w:val="24"/>
        </w:rPr>
        <w:t>We may also be starting to see a plateau of potential human longevity</w:t>
      </w:r>
      <w:ins w:id="276" w:author="Danny Dorling" w:date="2016-08-05T16:03:00Z">
        <w:del w:id="277" w:author="Jonathan Minton" w:date="2016-08-05T16:47:00Z">
          <w:r w:rsidR="002B0C72" w:rsidDel="002917AD">
            <w:rPr>
              <w:sz w:val="24"/>
              <w:szCs w:val="24"/>
            </w:rPr>
            <w:delText xml:space="preserve"> (although</w:delText>
          </w:r>
        </w:del>
      </w:ins>
      <w:ins w:id="278" w:author="Jonathan Minton" w:date="2016-08-05T16:47:00Z">
        <w:r w:rsidR="002917AD">
          <w:rPr>
            <w:sz w:val="24"/>
            <w:szCs w:val="24"/>
          </w:rPr>
          <w:t>, but</w:t>
        </w:r>
      </w:ins>
      <w:ins w:id="279" w:author="Danny Dorling" w:date="2016-08-05T16:03:00Z">
        <w:r w:rsidR="002B0C72">
          <w:rPr>
            <w:sz w:val="24"/>
            <w:szCs w:val="24"/>
          </w:rPr>
          <w:t xml:space="preserve"> many other affluent countries have far higher life expectancies than </w:t>
        </w:r>
      </w:ins>
      <w:ins w:id="280" w:author="Danny Dorling" w:date="2016-08-05T16:04:00Z">
        <w:r w:rsidR="002B0C72">
          <w:rPr>
            <w:sz w:val="24"/>
            <w:szCs w:val="24"/>
          </w:rPr>
          <w:t>the</w:t>
        </w:r>
      </w:ins>
      <w:ins w:id="281" w:author="Danny Dorling" w:date="2016-08-05T16:03:00Z">
        <w:r w:rsidR="002B0C72">
          <w:rPr>
            <w:sz w:val="24"/>
            <w:szCs w:val="24"/>
          </w:rPr>
          <w:t xml:space="preserve"> </w:t>
        </w:r>
      </w:ins>
      <w:ins w:id="282" w:author="Danny Dorling" w:date="2016-08-05T16:04:00Z">
        <w:r w:rsidR="002B0C72">
          <w:rPr>
            <w:sz w:val="24"/>
            <w:szCs w:val="24"/>
          </w:rPr>
          <w:t>UK does</w:t>
        </w:r>
      </w:ins>
      <w:ins w:id="283" w:author="Jonathan Minton" w:date="2016-08-05T16:47:00Z">
        <w:r w:rsidR="002917AD">
          <w:rPr>
            <w:sz w:val="24"/>
            <w:szCs w:val="24"/>
          </w:rPr>
          <w:t>,</w:t>
        </w:r>
      </w:ins>
      <w:ins w:id="284" w:author="Danny Dorling" w:date="2016-08-05T16:04:00Z">
        <w:r w:rsidR="002B0C72">
          <w:rPr>
            <w:sz w:val="24"/>
            <w:szCs w:val="24"/>
          </w:rPr>
          <w:t xml:space="preserve"> and the UK has been falling in the international rankings in recent decades</w:t>
        </w:r>
        <w:del w:id="285" w:author="Jonathan Minton" w:date="2016-08-05T16:47:00Z">
          <w:r w:rsidR="002B0C72" w:rsidDel="002917AD">
            <w:rPr>
              <w:sz w:val="24"/>
              <w:szCs w:val="24"/>
            </w:rPr>
            <w:delText>)</w:delText>
          </w:r>
        </w:del>
      </w:ins>
      <w:r w:rsidR="00FC4D93">
        <w:rPr>
          <w:sz w:val="24"/>
          <w:szCs w:val="24"/>
        </w:rPr>
        <w:t xml:space="preserve">. </w:t>
      </w:r>
      <w:r w:rsidR="00DD4393">
        <w:rPr>
          <w:sz w:val="24"/>
          <w:szCs w:val="24"/>
        </w:rPr>
        <w:t>The explanation</w:t>
      </w:r>
      <w:ins w:id="286" w:author="Jonathan Minton" w:date="2016-08-05T16:48:00Z">
        <w:r w:rsidR="002917AD">
          <w:rPr>
            <w:sz w:val="24"/>
            <w:szCs w:val="24"/>
          </w:rPr>
          <w:t>,</w:t>
        </w:r>
      </w:ins>
      <w:ins w:id="287" w:author="Danny Dorling" w:date="2016-08-05T16:04:00Z">
        <w:r w:rsidR="002B0C72">
          <w:rPr>
            <w:sz w:val="24"/>
            <w:szCs w:val="24"/>
          </w:rPr>
          <w:t xml:space="preserve"> that we are seeing a growing elderly cohort being prolonged into very old age</w:t>
        </w:r>
      </w:ins>
      <w:ins w:id="288" w:author="Jonathan Minton" w:date="2016-08-05T16:48:00Z">
        <w:r w:rsidR="002917AD">
          <w:rPr>
            <w:sz w:val="24"/>
            <w:szCs w:val="24"/>
          </w:rPr>
          <w:t>,</w:t>
        </w:r>
      </w:ins>
      <w:r w:rsidR="00DD4393">
        <w:rPr>
          <w:sz w:val="24"/>
          <w:szCs w:val="24"/>
        </w:rPr>
        <w:t xml:space="preserve"> would also feed into the increase in Dementias and Alzheimer’s disease</w:t>
      </w:r>
      <w:r w:rsidR="00AD6A69">
        <w:rPr>
          <w:sz w:val="24"/>
          <w:szCs w:val="24"/>
        </w:rPr>
        <w:t xml:space="preserve">, as well as the population ageing </w:t>
      </w:r>
      <w:ins w:id="289" w:author="Danny Dorling" w:date="2016-08-05T16:05:00Z">
        <w:r w:rsidR="002B0C72">
          <w:rPr>
            <w:sz w:val="24"/>
            <w:szCs w:val="24"/>
          </w:rPr>
          <w:t xml:space="preserve">as part of the explanation </w:t>
        </w:r>
      </w:ins>
      <w:r w:rsidR="00AD6A69">
        <w:rPr>
          <w:sz w:val="24"/>
          <w:szCs w:val="24"/>
        </w:rPr>
        <w:t>argument</w:t>
      </w:r>
      <w:r w:rsidR="00DD4393">
        <w:rPr>
          <w:sz w:val="24"/>
          <w:szCs w:val="24"/>
        </w:rPr>
        <w:t>. However, whilst t</w:t>
      </w:r>
      <w:r>
        <w:rPr>
          <w:sz w:val="24"/>
          <w:szCs w:val="24"/>
        </w:rPr>
        <w:t xml:space="preserve">he largest increases in mortality rates have been experienced </w:t>
      </w:r>
      <w:r w:rsidR="00DD4393">
        <w:rPr>
          <w:sz w:val="24"/>
          <w:szCs w:val="24"/>
        </w:rPr>
        <w:t xml:space="preserve">in the oldest age groups, </w:t>
      </w:r>
      <w:r>
        <w:rPr>
          <w:sz w:val="24"/>
          <w:szCs w:val="24"/>
        </w:rPr>
        <w:t>Figure 1 demonstrates</w:t>
      </w:r>
      <w:r w:rsidR="00DD4393">
        <w:rPr>
          <w:sz w:val="24"/>
          <w:szCs w:val="24"/>
        </w:rPr>
        <w:t xml:space="preserve"> that most age bands have seen</w:t>
      </w:r>
      <w:r>
        <w:rPr>
          <w:sz w:val="24"/>
          <w:szCs w:val="24"/>
        </w:rPr>
        <w:t xml:space="preserve"> increas</w:t>
      </w:r>
      <w:r w:rsidR="00DD4393">
        <w:rPr>
          <w:sz w:val="24"/>
          <w:szCs w:val="24"/>
        </w:rPr>
        <w:t xml:space="preserve">ing mortality rates suggesting that it is not just </w:t>
      </w:r>
      <w:del w:id="290" w:author="Danny Dorling" w:date="2016-08-05T16:05:00Z">
        <w:r w:rsidR="00DD4393" w:rsidDel="002B0C72">
          <w:rPr>
            <w:sz w:val="24"/>
            <w:szCs w:val="24"/>
          </w:rPr>
          <w:delText>this</w:delText>
        </w:r>
      </w:del>
      <w:ins w:id="291" w:author="Danny Dorling" w:date="2016-08-05T16:05:00Z">
        <w:r w:rsidR="002B0C72">
          <w:rPr>
            <w:sz w:val="24"/>
            <w:szCs w:val="24"/>
          </w:rPr>
          <w:t>an increase in very elderly people</w:t>
        </w:r>
      </w:ins>
      <w:r w:rsidR="006F3B14">
        <w:rPr>
          <w:sz w:val="24"/>
          <w:szCs w:val="24"/>
        </w:rPr>
        <w:t xml:space="preserve">. </w:t>
      </w:r>
      <w:r w:rsidR="00DD4393">
        <w:rPr>
          <w:sz w:val="24"/>
          <w:szCs w:val="24"/>
        </w:rPr>
        <w:t>Furthermore, if this was the case then we would have expected a gradual increase in the trend as opposed a sudden jump across each of our age bands.</w:t>
      </w:r>
      <w:r w:rsidR="006F3B14">
        <w:rPr>
          <w:sz w:val="24"/>
          <w:szCs w:val="24"/>
        </w:rPr>
        <w:t xml:space="preserve"> We also adjust our estimates for age to account for any compositional changes in the average age within strata.</w:t>
      </w:r>
    </w:p>
    <w:p w14:paraId="06E235EE" w14:textId="3B95BC50" w:rsidR="00304E4D" w:rsidRDefault="00CD4875" w:rsidP="00FA2964">
      <w:pPr>
        <w:spacing w:line="480" w:lineRule="auto"/>
        <w:rPr>
          <w:sz w:val="24"/>
          <w:szCs w:val="24"/>
        </w:rPr>
      </w:pPr>
      <w:moveToRangeStart w:id="292" w:author="Jonathan Minton" w:date="2016-07-28T16:12:00Z" w:name="move457485680"/>
      <w:moveTo w:id="293" w:author="Jonathan Minton" w:date="2016-07-28T16:12:00Z">
        <w:r>
          <w:rPr>
            <w:sz w:val="24"/>
            <w:szCs w:val="24"/>
          </w:rPr>
          <w:t>The most prominent societal shift in England and Wales</w:t>
        </w:r>
      </w:moveTo>
      <w:ins w:id="294" w:author="Danny Dorling" w:date="2016-08-05T16:05:00Z">
        <w:del w:id="295" w:author="Jonathan Minton" w:date="2016-08-05T16:48:00Z">
          <w:r w:rsidR="002C1B7C" w:rsidDel="002917AD">
            <w:rPr>
              <w:sz w:val="24"/>
              <w:szCs w:val="24"/>
            </w:rPr>
            <w:delText xml:space="preserve"> </w:delText>
          </w:r>
        </w:del>
      </w:ins>
      <w:ins w:id="296" w:author="Jonathan Minton" w:date="2016-08-05T16:48:00Z">
        <w:r w:rsidR="002917AD">
          <w:rPr>
            <w:sz w:val="24"/>
            <w:szCs w:val="24"/>
          </w:rPr>
          <w:t>,</w:t>
        </w:r>
      </w:ins>
      <w:ins w:id="297" w:author="Danny Dorling" w:date="2016-08-05T16:05:00Z">
        <w:del w:id="298" w:author="Jonathan Minton" w:date="2016-08-05T16:48:00Z">
          <w:r w:rsidR="002C1B7C" w:rsidDel="002917AD">
            <w:rPr>
              <w:sz w:val="24"/>
              <w:szCs w:val="24"/>
            </w:rPr>
            <w:delText xml:space="preserve">that is </w:delText>
          </w:r>
        </w:del>
      </w:ins>
      <w:ins w:id="299" w:author="Jonathan Minton" w:date="2016-08-05T16:48:00Z">
        <w:r w:rsidR="002917AD">
          <w:rPr>
            <w:sz w:val="24"/>
            <w:szCs w:val="24"/>
          </w:rPr>
          <w:t xml:space="preserve"> </w:t>
        </w:r>
      </w:ins>
      <w:ins w:id="300" w:author="Danny Dorling" w:date="2016-08-05T16:05:00Z">
        <w:r w:rsidR="002C1B7C">
          <w:rPr>
            <w:sz w:val="24"/>
            <w:szCs w:val="24"/>
          </w:rPr>
          <w:t>coincident with the rises we report and map in this paper</w:t>
        </w:r>
      </w:ins>
      <w:ins w:id="301" w:author="Jonathan Minton" w:date="2016-08-05T16:48:00Z">
        <w:r w:rsidR="002917AD">
          <w:rPr>
            <w:sz w:val="24"/>
            <w:szCs w:val="24"/>
          </w:rPr>
          <w:t>,</w:t>
        </w:r>
      </w:ins>
      <w:moveTo w:id="302" w:author="Jonathan Minton" w:date="2016-07-28T16:12:00Z">
        <w:r>
          <w:rPr>
            <w:sz w:val="24"/>
            <w:szCs w:val="24"/>
          </w:rPr>
          <w:t xml:space="preserve"> has been the governmental shift towards austerity. Evidence is beginning to emerge on the impact austerity is having on health </w:t>
        </w:r>
        <w:r>
          <w:rPr>
            <w:sz w:val="24"/>
            <w:szCs w:val="24"/>
          </w:rPr>
          <w:fldChar w:fldCharType="begin" w:fldLock="1"/>
        </w:r>
        <w:r>
          <w:rPr>
            <w:sz w:val="24"/>
            <w:szCs w:val="24"/>
          </w:rPr>
          <w:instrText>ADDIN CSL_CITATION { "citationItems" : [ { "id" : "ITEM-1", "itemData" : { "DOI" : "10.1016/j.socscimed.2015.11.009", "ISSN" : "0277-9536", "author" : [ { "dropping-particle" : "", "family" : "Barr", "given" : "Ben", "non-dropping-particle" : "", "parse-names" : false, "suffix" : "" }, { "dropping-particle" : "", "family" : "Kinderman", "given" : "Peter", "non-dropping-particle" : "", "parse-names" : false, "suffix" : "" }, { "dropping-particle" : "", "family" : "Whitehead", "given" : "Margaret", "non-dropping-particle" : "", "parse-names" : false, "suffix" : "" } ], "container-title" : "Social Science &amp; Medicine", "id" : "ITEM-1", "issued" : { "date-parts" : [ [ "2015" ] ] }, "page" : "324-331", "publisher" : "Elsevier Ltd", "title" : "Trends in mental health inequalities in England during a period of recession, austerity and welfare reform 2004 to 2013", "type" : "article-journal", "volume" : "147" }, "uris" : [ "http://www.mendeley.com/documents/?uuid=285425ce-3ba4-4a3c-bc1c-f954650d4631" ] }, { "id" : "ITEM-2", "itemData" : { "DOI" : "10.1136/jech-2015-206209", "author" : [ { "dropping-particle" : "", "family" : "Barr", "given" : "B", "non-dropping-particle" : "", "parse-names" : false, "suffix" : "" }, { "dropping-particle" : "", "family" : "Stuckler", "given" : "D", "non-dropping-particle" : "", "parse-names" : false, "suffix" : "" }, { "dropping-particle" : "", "family" : "Loopstra", "given" : "R", "non-dropping-particle" : "", "parse-names" : false, "suffix" : "" }, { "dropping-particle" : "", "family" : "Reeves", "given" : "A", "non-dropping-particle" : "", "parse-names" : false, "suffix" : "" }, { "dropping-particle" : "", "family" : "Whitehead", "given" : "M", "non-dropping-particle" : "", "parse-names" : false, "suffix" : "" } ], "container-title" : "Journal of Epidemiology &amp; Community Health", "id" : "ITEM-2", "issued" : { "date-parts" : [ [ "2016" ] ] }, "page" : "339-345", "title" : "\u2018First, do no harm\u2019: are disability assessments associated with adverse trends in mental health? A longitudinal ecological study", "type" : "article-journal", "volume" : "70" }, "uris" : [ "http://www.mendeley.com/documents/?uuid=a5877b3e-407b-4c22-9e35-23a53751ec6b" ] }, { "id" : "ITEM-3", "itemData" : { "DOI" : "10.1093/pubmed/fdv031", "author" : [ { "dropping-particle" : "", "family" : "Moffatt", "given" : "S", "non-dropping-particle" : "", "parse-names" : false, "suffix" : "" }, { "dropping-particle" : "", "family" : "Lawson", "given" : "S", "non-dropping-particle" : "", "parse-names" : false, "suffix" : "" }, { "dropping-particle" : "", "family" : "Patterson", "given" : "R", "non-dropping-particle" : "", "parse-names" : false, "suffix" : "" }, { "dropping-particle" : "", "family" : "Holding", "given" : "E", "non-dropping-particle" : "", "parse-names" : false, "suffix" : "" }, { "dropping-particle" : "", "family" : "Dennison", "given" : "A", "non-dropping-particle" : "", "parse-names" : false, "suffix" : "" }, { "dropping-particle" : "", "family" : "Sowden", "given" : "S", "non-dropping-particle" : "", "parse-names" : false, "suffix" : "" }, { "dropping-particle" : "", "family" : "Brown", "given" : "J", "non-dropping-particle" : "", "parse-names" : false, "suffix" : "" } ], "container-title" : "Journal of Public Health", "id" : "ITEM-3", "issue" : "2", "issued" : { "date-parts" : [ [ "2015" ] ] }, "page" : "197-205", "title" : "A qualitative study of the impact of the UK \u2018bedroom tax\u2019", "type" : "article-journal", "volume" : "38" }, "uris" : [ "http://www.mendeley.com/documents/?uuid=1e569c67-c5e4-4e64-a18a-76a775f0ce32" ] } ], "mendeley" : { "formattedCitation" : "(Barr et al. 2015; Barr et al. 2016; Moffatt et al. 2015)", "plainTextFormattedCitation" : "(Barr et al. 2015; Barr et al. 2016; Moffatt et al. 2015)", "previouslyFormattedCitation" : "(Barr et al. 2015; Barr et al. 2016; Moffatt et al. 2015)" }, "properties" : { "noteIndex" : 0 }, "schema" : "https://github.com/citation-style-language/schema/raw/master/csl-citation.json" }</w:instrText>
        </w:r>
        <w:r>
          <w:rPr>
            <w:sz w:val="24"/>
            <w:szCs w:val="24"/>
          </w:rPr>
          <w:fldChar w:fldCharType="separate"/>
        </w:r>
        <w:r w:rsidRPr="00EC190B">
          <w:rPr>
            <w:noProof/>
            <w:sz w:val="24"/>
            <w:szCs w:val="24"/>
          </w:rPr>
          <w:t>(Barr et al. 2015; Barr et al. 2016; Moffatt et al. 2015)</w:t>
        </w:r>
        <w:r>
          <w:rPr>
            <w:sz w:val="24"/>
            <w:szCs w:val="24"/>
          </w:rPr>
          <w:fldChar w:fldCharType="end"/>
        </w:r>
        <w:r>
          <w:rPr>
            <w:sz w:val="24"/>
            <w:szCs w:val="24"/>
          </w:rPr>
          <w:t xml:space="preserve">. There have been pronounced increases in NHS trusts with deficits since 2014/15 </w:t>
        </w:r>
        <w:r>
          <w:rPr>
            <w:sz w:val="24"/>
            <w:szCs w:val="24"/>
          </w:rPr>
          <w:fldChar w:fldCharType="begin" w:fldLock="1"/>
        </w:r>
        <w:r>
          <w:rPr>
            <w:sz w:val="24"/>
            <w:szCs w:val="24"/>
          </w:rPr>
          <w:instrText>ADDIN CSL_CITATION { "citationItems" : [ { "id" : "ITEM-1", "itemData" : { "URL" : "http://www.kingsfund.org.uk/publications/deficits-nhs-2016", "author" : [ { "dropping-particle" : "", "family" : "Dunn", "given" : "Phoebe", "non-dropping-particle" : "", "parse-names" : false, "suffix" : "" }, { "dropping-particle" : "", "family" : "McKenna", "given" : "Helen", "non-dropping-particle" : "", "parse-names" : false, "suffix" : "" }, { "dropping-particle" : "", "family" : "Murray", "given" : "Richard", "non-dropping-particle" : "", "parse-names" : false, "suffix" : "" } ], "id" : "ITEM-1", "issued" : { "date-parts" : [ [ "2016" ] ] }, "title" : "Deficits in the NHS 2016", "type" : "webpage" }, "uris" : [ "http://www.mendeley.com/documents/?uuid=06389ce0-6992-4a70-bac4-87578e172284" ] } ], "mendeley" : { "formattedCitation" : "(Dunn et al. 2016)", "plainTextFormattedCitation" : "(Dunn et al. 2016)", "previouslyFormattedCitation" : "(Dunn et al. 2016)" }, "properties" : { "noteIndex" : 0 }, "schema" : "https://github.com/citation-style-language/schema/raw/master/csl-citation.json" }</w:instrText>
        </w:r>
        <w:r>
          <w:rPr>
            <w:sz w:val="24"/>
            <w:szCs w:val="24"/>
          </w:rPr>
          <w:fldChar w:fldCharType="separate"/>
        </w:r>
        <w:r w:rsidRPr="00B76926">
          <w:rPr>
            <w:noProof/>
            <w:sz w:val="24"/>
            <w:szCs w:val="24"/>
          </w:rPr>
          <w:t>(Dunn et al. 2016)</w:t>
        </w:r>
        <w:r>
          <w:rPr>
            <w:sz w:val="24"/>
            <w:szCs w:val="24"/>
          </w:rPr>
          <w:fldChar w:fldCharType="end"/>
        </w:r>
        <w:r>
          <w:rPr>
            <w:sz w:val="24"/>
            <w:szCs w:val="24"/>
          </w:rPr>
          <w:t xml:space="preserve">. </w:t>
        </w:r>
      </w:moveTo>
      <w:moveToRangeEnd w:id="292"/>
      <w:ins w:id="303" w:author="Jonathan Minton" w:date="2016-07-28T16:12:00Z">
        <w:r>
          <w:rPr>
            <w:sz w:val="24"/>
            <w:szCs w:val="24"/>
          </w:rPr>
          <w:t xml:space="preserve"> </w:t>
        </w:r>
      </w:ins>
      <w:ins w:id="304" w:author="Jonathan Minton" w:date="2016-07-28T16:08:00Z">
        <w:r w:rsidR="00304E4D">
          <w:rPr>
            <w:rFonts w:eastAsia="Times New Roman"/>
            <w:sz w:val="24"/>
            <w:szCs w:val="24"/>
          </w:rPr>
          <w:t xml:space="preserve">We think it </w:t>
        </w:r>
      </w:ins>
      <w:ins w:id="305" w:author="Jonathan Minton" w:date="2016-07-28T16:09:00Z">
        <w:r w:rsidR="00304E4D">
          <w:rPr>
            <w:rFonts w:eastAsia="Times New Roman"/>
            <w:sz w:val="24"/>
            <w:szCs w:val="24"/>
          </w:rPr>
          <w:t>likely</w:t>
        </w:r>
      </w:ins>
      <w:ins w:id="306" w:author="Jonathan Minton" w:date="2016-07-28T16:08:00Z">
        <w:r w:rsidR="00304E4D">
          <w:rPr>
            <w:rFonts w:eastAsia="Times New Roman"/>
            <w:sz w:val="24"/>
            <w:szCs w:val="24"/>
          </w:rPr>
          <w:t xml:space="preserve"> </w:t>
        </w:r>
      </w:ins>
      <w:ins w:id="307" w:author="Jonathan Minton" w:date="2016-07-28T16:09:00Z">
        <w:r w:rsidR="00304E4D">
          <w:rPr>
            <w:rFonts w:eastAsia="Times New Roman"/>
            <w:sz w:val="24"/>
            <w:szCs w:val="24"/>
          </w:rPr>
          <w:t xml:space="preserve">that </w:t>
        </w:r>
        <w:r>
          <w:rPr>
            <w:rFonts w:eastAsia="Times New Roman"/>
            <w:sz w:val="24"/>
            <w:szCs w:val="24"/>
          </w:rPr>
          <w:t>the rises in death rates are</w:t>
        </w:r>
        <w:r w:rsidR="00304E4D">
          <w:rPr>
            <w:rFonts w:eastAsia="Times New Roman"/>
            <w:sz w:val="24"/>
            <w:szCs w:val="24"/>
          </w:rPr>
          <w:t xml:space="preserve"> consequences of under-investment (possibly combined with mis-investment) in healthcare and social care in recent years, and in particular within the NHS. </w:t>
        </w:r>
      </w:ins>
      <w:commentRangeStart w:id="308"/>
      <w:ins w:id="309" w:author="Jonathan Minton" w:date="2016-07-28T16:07:00Z">
        <w:r w:rsidR="00304E4D">
          <w:rPr>
            <w:rFonts w:eastAsia="Times New Roman"/>
            <w:sz w:val="24"/>
            <w:szCs w:val="24"/>
          </w:rPr>
          <w:t>Longevity has been rising in the affluent world for over 100 years, and in most of the world for more than 50</w:t>
        </w:r>
        <w:commentRangeEnd w:id="308"/>
        <w:r w:rsidR="00304E4D">
          <w:rPr>
            <w:rStyle w:val="CommentReference"/>
          </w:rPr>
          <w:commentReference w:id="308"/>
        </w:r>
        <w:r w:rsidR="00304E4D">
          <w:rPr>
            <w:rFonts w:eastAsia="Times New Roman"/>
            <w:sz w:val="24"/>
            <w:szCs w:val="24"/>
          </w:rPr>
          <w:t xml:space="preserve">, but </w:t>
        </w:r>
        <w:commentRangeStart w:id="310"/>
        <w:r w:rsidR="00304E4D">
          <w:rPr>
            <w:rFonts w:eastAsia="Times New Roman"/>
            <w:sz w:val="24"/>
            <w:szCs w:val="24"/>
          </w:rPr>
          <w:t xml:space="preserve">with this rising longevity has come rising age-related </w:t>
        </w:r>
        <w:proofErr w:type="spellStart"/>
        <w:r w:rsidR="00304E4D">
          <w:rPr>
            <w:rFonts w:eastAsia="Times New Roman"/>
            <w:sz w:val="24"/>
            <w:szCs w:val="24"/>
          </w:rPr>
          <w:t>multimorbidity</w:t>
        </w:r>
        <w:commentRangeEnd w:id="310"/>
        <w:proofErr w:type="spellEnd"/>
        <w:r w:rsidR="00304E4D">
          <w:rPr>
            <w:rStyle w:val="CommentReference"/>
          </w:rPr>
          <w:commentReference w:id="310"/>
        </w:r>
        <w:r w:rsidR="00304E4D">
          <w:rPr>
            <w:rFonts w:eastAsia="Times New Roman"/>
            <w:sz w:val="24"/>
            <w:szCs w:val="24"/>
          </w:rPr>
          <w:t xml:space="preserve">, </w:t>
        </w:r>
        <w:commentRangeStart w:id="311"/>
        <w:r w:rsidR="00304E4D">
          <w:rPr>
            <w:rFonts w:eastAsia="Times New Roman"/>
            <w:sz w:val="24"/>
            <w:szCs w:val="24"/>
          </w:rPr>
          <w:t>leading to ever rising healthcare and social care costs</w:t>
        </w:r>
        <w:commentRangeEnd w:id="311"/>
        <w:r w:rsidR="00304E4D">
          <w:rPr>
            <w:rStyle w:val="CommentReference"/>
          </w:rPr>
          <w:commentReference w:id="311"/>
        </w:r>
        <w:r w:rsidR="00304E4D">
          <w:rPr>
            <w:rFonts w:eastAsia="Times New Roman"/>
            <w:sz w:val="24"/>
            <w:szCs w:val="24"/>
          </w:rPr>
          <w:t>. Where rising expenditure on healthcare and social care for elderly people falls short of rising need, increasing elderly mortality can be expected.</w:t>
        </w:r>
      </w:ins>
      <w:ins w:id="312" w:author="Jonathan Minton" w:date="2016-07-28T16:12:00Z">
        <w:r w:rsidRPr="00CD4875">
          <w:rPr>
            <w:sz w:val="24"/>
            <w:szCs w:val="24"/>
          </w:rPr>
          <w:t xml:space="preserve"> </w:t>
        </w:r>
      </w:ins>
      <w:moveToRangeStart w:id="313" w:author="Jonathan Minton" w:date="2016-07-28T16:12:00Z" w:name="move457485694"/>
      <w:moveTo w:id="314" w:author="Jonathan Minton" w:date="2016-07-28T16:12:00Z">
        <w:r>
          <w:rPr>
            <w:sz w:val="24"/>
            <w:szCs w:val="24"/>
          </w:rPr>
          <w:t xml:space="preserve">The </w:t>
        </w:r>
        <w:r>
          <w:rPr>
            <w:sz w:val="24"/>
            <w:szCs w:val="24"/>
          </w:rPr>
          <w:lastRenderedPageBreak/>
          <w:t>consistency in the geography of the increases in mortality rates suggests that any factors associated with their increase must be universal in their exposure to the population.</w:t>
        </w:r>
      </w:moveTo>
      <w:moveToRangeEnd w:id="313"/>
    </w:p>
    <w:p w14:paraId="27925EA3" w14:textId="2A67F466" w:rsidR="00E47247" w:rsidRDefault="00E47083" w:rsidP="00FA2964">
      <w:pPr>
        <w:spacing w:line="480" w:lineRule="auto"/>
        <w:rPr>
          <w:sz w:val="24"/>
          <w:szCs w:val="24"/>
        </w:rPr>
      </w:pPr>
      <w:moveFromRangeStart w:id="315" w:author="Jonathan Minton" w:date="2016-07-28T16:12:00Z" w:name="move457485694"/>
      <w:moveFrom w:id="316" w:author="Jonathan Minton" w:date="2016-07-28T16:12:00Z">
        <w:r w:rsidDel="00CD4875">
          <w:rPr>
            <w:sz w:val="24"/>
            <w:szCs w:val="24"/>
          </w:rPr>
          <w:t>The</w:t>
        </w:r>
        <w:r w:rsidR="00E47247" w:rsidDel="00CD4875">
          <w:rPr>
            <w:sz w:val="24"/>
            <w:szCs w:val="24"/>
          </w:rPr>
          <w:t xml:space="preserve"> </w:t>
        </w:r>
        <w:r w:rsidDel="00CD4875">
          <w:rPr>
            <w:sz w:val="24"/>
            <w:szCs w:val="24"/>
          </w:rPr>
          <w:t>consistency in the</w:t>
        </w:r>
        <w:r w:rsidR="00E47247" w:rsidDel="00CD4875">
          <w:rPr>
            <w:sz w:val="24"/>
            <w:szCs w:val="24"/>
          </w:rPr>
          <w:t xml:space="preserve"> geography of </w:t>
        </w:r>
        <w:r w:rsidDel="00CD4875">
          <w:rPr>
            <w:sz w:val="24"/>
            <w:szCs w:val="24"/>
          </w:rPr>
          <w:t>the</w:t>
        </w:r>
        <w:r w:rsidR="00E47247" w:rsidDel="00CD4875">
          <w:rPr>
            <w:sz w:val="24"/>
            <w:szCs w:val="24"/>
          </w:rPr>
          <w:t xml:space="preserve"> increases</w:t>
        </w:r>
        <w:r w:rsidDel="00CD4875">
          <w:rPr>
            <w:sz w:val="24"/>
            <w:szCs w:val="24"/>
          </w:rPr>
          <w:t xml:space="preserve"> in mortality rates suggests that any factors associated with their increase must be universal in their exposure to the population</w:t>
        </w:r>
        <w:r w:rsidR="00E47247" w:rsidDel="00CD4875">
          <w:rPr>
            <w:sz w:val="24"/>
            <w:szCs w:val="24"/>
          </w:rPr>
          <w:t xml:space="preserve">. </w:t>
        </w:r>
        <w:moveFromRangeStart w:id="317" w:author="Jonathan Minton" w:date="2016-07-28T16:12:00Z" w:name="move457485680"/>
        <w:moveFromRangeEnd w:id="315"/>
        <w:r w:rsidR="006A5581" w:rsidDel="00CD4875">
          <w:rPr>
            <w:sz w:val="24"/>
            <w:szCs w:val="24"/>
          </w:rPr>
          <w:t>The most prominent societal shift in England and Wales has been the governmental shift towards austerity</w:t>
        </w:r>
        <w:r w:rsidR="00F35ECA" w:rsidDel="00CD4875">
          <w:rPr>
            <w:sz w:val="24"/>
            <w:szCs w:val="24"/>
          </w:rPr>
          <w:t>.</w:t>
        </w:r>
        <w:r w:rsidR="006A5581" w:rsidDel="00CD4875">
          <w:rPr>
            <w:sz w:val="24"/>
            <w:szCs w:val="24"/>
          </w:rPr>
          <w:t xml:space="preserve"> </w:t>
        </w:r>
        <w:r w:rsidR="002917AB" w:rsidDel="00CD4875">
          <w:rPr>
            <w:sz w:val="24"/>
            <w:szCs w:val="24"/>
          </w:rPr>
          <w:t xml:space="preserve">Evidence is </w:t>
        </w:r>
        <w:r w:rsidR="00EC190B" w:rsidDel="00CD4875">
          <w:rPr>
            <w:sz w:val="24"/>
            <w:szCs w:val="24"/>
          </w:rPr>
          <w:t xml:space="preserve">beginning to </w:t>
        </w:r>
        <w:r w:rsidR="002917AB" w:rsidDel="00CD4875">
          <w:rPr>
            <w:sz w:val="24"/>
            <w:szCs w:val="24"/>
          </w:rPr>
          <w:t>emerg</w:t>
        </w:r>
        <w:r w:rsidR="00EC190B" w:rsidDel="00CD4875">
          <w:rPr>
            <w:sz w:val="24"/>
            <w:szCs w:val="24"/>
          </w:rPr>
          <w:t>e on</w:t>
        </w:r>
        <w:r w:rsidR="002917AB" w:rsidDel="00CD4875">
          <w:rPr>
            <w:sz w:val="24"/>
            <w:szCs w:val="24"/>
          </w:rPr>
          <w:t xml:space="preserve"> the impact austerity is having on </w:t>
        </w:r>
        <w:r w:rsidR="00EC190B" w:rsidDel="00CD4875">
          <w:rPr>
            <w:sz w:val="24"/>
            <w:szCs w:val="24"/>
          </w:rPr>
          <w:t xml:space="preserve">health </w:t>
        </w:r>
        <w:r w:rsidR="00EC190B" w:rsidDel="00CD4875">
          <w:rPr>
            <w:sz w:val="24"/>
            <w:szCs w:val="24"/>
          </w:rPr>
          <w:fldChar w:fldCharType="begin" w:fldLock="1"/>
        </w:r>
        <w:r w:rsidR="00330366" w:rsidDel="00CD4875">
          <w:rPr>
            <w:sz w:val="24"/>
            <w:szCs w:val="24"/>
          </w:rPr>
          <w:instrText>ADDIN CSL_CITATION { "citationItems" : [ { "id" : "ITEM-1", "itemData" : { "DOI" : "10.1016/j.socscimed.2015.11.009", "ISSN" : "0277-9536", "author" : [ { "dropping-particle" : "", "family" : "Barr", "given" : "Ben", "non-dropping-particle" : "", "parse-names" : false, "suffix" : "" }, { "dropping-particle" : "", "family" : "Kinderman", "given" : "Peter", "non-dropping-particle" : "", "parse-names" : false, "suffix" : "" }, { "dropping-particle" : "", "family" : "Whitehead", "given" : "Margaret", "non-dropping-particle" : "", "parse-names" : false, "suffix" : "" } ], "container-title" : "Social Science &amp; Medicine", "id" : "ITEM-1", "issued" : { "date-parts" : [ [ "2015" ] ] }, "page" : "324-331", "publisher" : "Elsevier Ltd", "title" : "Trends in mental health inequalities in England during a period of recession, austerity and welfare reform 2004 to 2013", "type" : "article-journal", "volume" : "147" }, "uris" : [ "http://www.mendeley.com/documents/?uuid=285425ce-3ba4-4a3c-bc1c-f954650d4631" ] }, { "id" : "ITEM-2", "itemData" : { "DOI" : "10.1136/jech-2015-206209", "author" : [ { "dropping-particle" : "", "family" : "Barr", "given" : "B", "non-dropping-particle" : "", "parse-names" : false, "suffix" : "" }, { "dropping-particle" : "", "family" : "Stuckler", "given" : "D", "non-dropping-particle" : "", "parse-names" : false, "suffix" : "" }, { "dropping-particle" : "", "family" : "Loopstra", "given" : "R", "non-dropping-particle" : "", "parse-names" : false, "suffix" : "" }, { "dropping-particle" : "", "family" : "Reeves", "given" : "A", "non-dropping-particle" : "", "parse-names" : false, "suffix" : "" }, { "dropping-particle" : "", "family" : "Whitehead", "given" : "M", "non-dropping-particle" : "", "parse-names" : false, "suffix" : "" } ], "container-title" : "Journal of Epidemiology &amp; Community Health", "id" : "ITEM-2", "issued" : { "date-parts" : [ [ "2016" ] ] }, "page" : "339-345", "title" : "\u2018First, do no harm\u2019: are disability assessments associated with adverse trends in mental health? A longitudinal ecological study", "type" : "article-journal", "volume" : "70" }, "uris" : [ "http://www.mendeley.com/documents/?uuid=a5877b3e-407b-4c22-9e35-23a53751ec6b" ] }, { "id" : "ITEM-3", "itemData" : { "DOI" : "10.1093/pubmed/fdv031", "author" : [ { "dropping-particle" : "", "family" : "Moffatt", "given" : "S", "non-dropping-particle" : "", "parse-names" : false, "suffix" : "" }, { "dropping-particle" : "", "family" : "Lawson", "given" : "S", "non-dropping-particle" : "", "parse-names" : false, "suffix" : "" }, { "dropping-particle" : "", "family" : "Patterson", "given" : "R", "non-dropping-particle" : "", "parse-names" : false, "suffix" : "" }, { "dropping-particle" : "", "family" : "Holding", "given" : "E", "non-dropping-particle" : "", "parse-names" : false, "suffix" : "" }, { "dropping-particle" : "", "family" : "Dennison", "given" : "A", "non-dropping-particle" : "", "parse-names" : false, "suffix" : "" }, { "dropping-particle" : "", "family" : "Sowden", "given" : "S", "non-dropping-particle" : "", "parse-names" : false, "suffix" : "" }, { "dropping-particle" : "", "family" : "Brown", "given" : "J", "non-dropping-particle" : "", "parse-names" : false, "suffix" : "" } ], "container-title" : "Journal of Public Health", "id" : "ITEM-3", "issue" : "2", "issued" : { "date-parts" : [ [ "2015" ] ] }, "page" : "197-205", "title" : "A qualitative study of the impact of the UK \u2018bedroom tax\u2019", "type" : "article-journal", "volume" : "38" }, "uris" : [ "http://www.mendeley.com/documents/?uuid=1e569c67-c5e4-4e64-a18a-76a775f0ce32" ] } ], "mendeley" : { "formattedCitation" : "(Barr et al. 2015; Barr et al. 2016; Moffatt et al. 2015)", "plainTextFormattedCitation" : "(Barr et al. 2015; Barr et al. 2016; Moffatt et al. 2015)", "previouslyFormattedCitation" : "(Barr et al. 2015; Barr et al. 2016; Moffatt et al. 2015)" }, "properties" : { "noteIndex" : 0 }, "schema" : "https://github.com/citation-style-language/schema/raw/master/csl-citation.json" }</w:instrText>
        </w:r>
        <w:r w:rsidR="00EC190B" w:rsidDel="00CD4875">
          <w:rPr>
            <w:sz w:val="24"/>
            <w:szCs w:val="24"/>
          </w:rPr>
          <w:fldChar w:fldCharType="separate"/>
        </w:r>
        <w:r w:rsidR="00EC190B" w:rsidRPr="00EC190B" w:rsidDel="00CD4875">
          <w:rPr>
            <w:noProof/>
            <w:sz w:val="24"/>
            <w:szCs w:val="24"/>
          </w:rPr>
          <w:t>(Barr et al. 2015; Barr et al. 2016; Moffatt et al. 2015)</w:t>
        </w:r>
        <w:r w:rsidR="00EC190B" w:rsidDel="00CD4875">
          <w:rPr>
            <w:sz w:val="24"/>
            <w:szCs w:val="24"/>
          </w:rPr>
          <w:fldChar w:fldCharType="end"/>
        </w:r>
        <w:r w:rsidDel="00CD4875">
          <w:rPr>
            <w:sz w:val="24"/>
            <w:szCs w:val="24"/>
          </w:rPr>
          <w:t xml:space="preserve">. </w:t>
        </w:r>
        <w:r w:rsidR="00B76926" w:rsidDel="00CD4875">
          <w:rPr>
            <w:sz w:val="24"/>
            <w:szCs w:val="24"/>
          </w:rPr>
          <w:t xml:space="preserve">There have been pronounced increases in NHS trusts with deficits since 2014/15 </w:t>
        </w:r>
        <w:r w:rsidR="00B76926" w:rsidDel="00CD4875">
          <w:rPr>
            <w:sz w:val="24"/>
            <w:szCs w:val="24"/>
          </w:rPr>
          <w:fldChar w:fldCharType="begin" w:fldLock="1"/>
        </w:r>
        <w:r w:rsidR="00A258F3" w:rsidDel="00CD4875">
          <w:rPr>
            <w:sz w:val="24"/>
            <w:szCs w:val="24"/>
          </w:rPr>
          <w:instrText>ADDIN CSL_CITATION { "citationItems" : [ { "id" : "ITEM-1", "itemData" : { "URL" : "http://www.kingsfund.org.uk/publications/deficits-nhs-2016", "author" : [ { "dropping-particle" : "", "family" : "Dunn", "given" : "Phoebe", "non-dropping-particle" : "", "parse-names" : false, "suffix" : "" }, { "dropping-particle" : "", "family" : "McKenna", "given" : "Helen", "non-dropping-particle" : "", "parse-names" : false, "suffix" : "" }, { "dropping-particle" : "", "family" : "Murray", "given" : "Richard", "non-dropping-particle" : "", "parse-names" : false, "suffix" : "" } ], "id" : "ITEM-1", "issued" : { "date-parts" : [ [ "2016" ] ] }, "title" : "Deficits in the NHS 2016", "type" : "webpage" }, "uris" : [ "http://www.mendeley.com/documents/?uuid=06389ce0-6992-4a70-bac4-87578e172284" ] } ], "mendeley" : { "formattedCitation" : "(Dunn et al. 2016)", "plainTextFormattedCitation" : "(Dunn et al. 2016)", "previouslyFormattedCitation" : "(Dunn et al. 2016)" }, "properties" : { "noteIndex" : 0 }, "schema" : "https://github.com/citation-style-language/schema/raw/master/csl-citation.json" }</w:instrText>
        </w:r>
        <w:r w:rsidR="00B76926" w:rsidDel="00CD4875">
          <w:rPr>
            <w:sz w:val="24"/>
            <w:szCs w:val="24"/>
          </w:rPr>
          <w:fldChar w:fldCharType="separate"/>
        </w:r>
        <w:r w:rsidR="00B76926" w:rsidRPr="00B76926" w:rsidDel="00CD4875">
          <w:rPr>
            <w:noProof/>
            <w:sz w:val="24"/>
            <w:szCs w:val="24"/>
          </w:rPr>
          <w:t>(Dunn et al. 2016)</w:t>
        </w:r>
        <w:r w:rsidR="00B76926" w:rsidDel="00CD4875">
          <w:rPr>
            <w:sz w:val="24"/>
            <w:szCs w:val="24"/>
          </w:rPr>
          <w:fldChar w:fldCharType="end"/>
        </w:r>
        <w:r w:rsidR="00B76926" w:rsidDel="00CD4875">
          <w:rPr>
            <w:sz w:val="24"/>
            <w:szCs w:val="24"/>
          </w:rPr>
          <w:t xml:space="preserve">. </w:t>
        </w:r>
      </w:moveFrom>
      <w:moveFromRangeEnd w:id="317"/>
      <w:r w:rsidR="00EE3AC0">
        <w:rPr>
          <w:sz w:val="24"/>
          <w:szCs w:val="24"/>
        </w:rPr>
        <w:t xml:space="preserve">Even </w:t>
      </w:r>
      <w:r w:rsidR="00D12865">
        <w:rPr>
          <w:sz w:val="24"/>
          <w:szCs w:val="24"/>
        </w:rPr>
        <w:t>individuals</w:t>
      </w:r>
      <w:r w:rsidR="00EE3AC0">
        <w:rPr>
          <w:sz w:val="24"/>
          <w:szCs w:val="24"/>
        </w:rPr>
        <w:t xml:space="preserve"> who are not directly affected may be indirectly impacted through stress and anxiety of the wider political system. Smaller changes to social provisions (e.g. bus services</w:t>
      </w:r>
      <w:ins w:id="318" w:author="Danny Dorling" w:date="2016-08-05T16:06:00Z">
        <w:r w:rsidR="002C1B7C">
          <w:rPr>
            <w:sz w:val="24"/>
            <w:szCs w:val="24"/>
          </w:rPr>
          <w:t xml:space="preserve"> being cut</w:t>
        </w:r>
      </w:ins>
      <w:r w:rsidR="00EE3AC0">
        <w:rPr>
          <w:sz w:val="24"/>
          <w:szCs w:val="24"/>
        </w:rPr>
        <w:t>, ‘chit and chat’ groups</w:t>
      </w:r>
      <w:ins w:id="319" w:author="Danny Dorling" w:date="2016-08-05T16:06:00Z">
        <w:r w:rsidR="002C1B7C">
          <w:rPr>
            <w:sz w:val="24"/>
            <w:szCs w:val="24"/>
          </w:rPr>
          <w:t xml:space="preserve"> disappearing</w:t>
        </w:r>
      </w:ins>
      <w:r w:rsidR="00EE3AC0">
        <w:rPr>
          <w:sz w:val="24"/>
          <w:szCs w:val="24"/>
        </w:rPr>
        <w:t xml:space="preserve">, libraries </w:t>
      </w:r>
      <w:del w:id="320" w:author="Danny Dorling" w:date="2016-08-05T16:06:00Z">
        <w:r w:rsidR="00EE3AC0" w:rsidDel="002C1B7C">
          <w:rPr>
            <w:sz w:val="24"/>
            <w:szCs w:val="24"/>
          </w:rPr>
          <w:delText>etc</w:delText>
        </w:r>
      </w:del>
      <w:ins w:id="321" w:author="Danny Dorling" w:date="2016-08-05T16:06:00Z">
        <w:r w:rsidR="002C1B7C">
          <w:rPr>
            <w:sz w:val="24"/>
            <w:szCs w:val="24"/>
          </w:rPr>
          <w:t>being shut</w:t>
        </w:r>
      </w:ins>
      <w:r w:rsidR="00EE3AC0">
        <w:rPr>
          <w:sz w:val="24"/>
          <w:szCs w:val="24"/>
        </w:rPr>
        <w:t xml:space="preserve">) may accumulate </w:t>
      </w:r>
      <w:r w:rsidR="00796B04">
        <w:rPr>
          <w:sz w:val="24"/>
          <w:szCs w:val="24"/>
        </w:rPr>
        <w:t xml:space="preserve">in their ‘burden’. Such changes have occurred everywhere. </w:t>
      </w:r>
      <w:r w:rsidR="00EE3AC0">
        <w:rPr>
          <w:sz w:val="24"/>
          <w:szCs w:val="24"/>
        </w:rPr>
        <w:t xml:space="preserve">Given that the whole of Europe has experienced austerity to some degree, it would appear to be a consistent </w:t>
      </w:r>
      <w:r w:rsidR="00E47247">
        <w:rPr>
          <w:sz w:val="24"/>
          <w:szCs w:val="24"/>
        </w:rPr>
        <w:t xml:space="preserve">(geographical) </w:t>
      </w:r>
      <w:r w:rsidR="00EE3AC0">
        <w:rPr>
          <w:sz w:val="24"/>
          <w:szCs w:val="24"/>
        </w:rPr>
        <w:t xml:space="preserve">factor that could explain the increases in mortality rates both across England </w:t>
      </w:r>
      <w:r w:rsidR="00D12865">
        <w:rPr>
          <w:sz w:val="24"/>
          <w:szCs w:val="24"/>
        </w:rPr>
        <w:t>and Wales, as well as</w:t>
      </w:r>
      <w:r w:rsidR="00EE3AC0">
        <w:rPr>
          <w:sz w:val="24"/>
          <w:szCs w:val="24"/>
        </w:rPr>
        <w:t xml:space="preserve"> Europe.</w:t>
      </w:r>
      <w:r w:rsidR="00E47247">
        <w:rPr>
          <w:sz w:val="24"/>
          <w:szCs w:val="24"/>
        </w:rPr>
        <w:t xml:space="preserve"> </w:t>
      </w:r>
      <w:ins w:id="322" w:author="Danny Dorling" w:date="2016-08-05T16:06:00Z">
        <w:r w:rsidR="002C1B7C">
          <w:rPr>
            <w:sz w:val="24"/>
            <w:szCs w:val="24"/>
          </w:rPr>
          <w:t xml:space="preserve">Furthermore we must consider wider </w:t>
        </w:r>
      </w:ins>
      <w:ins w:id="323" w:author="Danny Dorling" w:date="2016-08-05T16:07:00Z">
        <w:r w:rsidR="002C1B7C">
          <w:rPr>
            <w:sz w:val="24"/>
            <w:szCs w:val="24"/>
          </w:rPr>
          <w:t>explanations</w:t>
        </w:r>
      </w:ins>
      <w:ins w:id="324" w:author="Danny Dorling" w:date="2016-08-05T16:06:00Z">
        <w:r w:rsidR="002C1B7C">
          <w:rPr>
            <w:sz w:val="24"/>
            <w:szCs w:val="24"/>
          </w:rPr>
          <w:t xml:space="preserve">. </w:t>
        </w:r>
      </w:ins>
      <w:ins w:id="325" w:author="Danny Dorling" w:date="2016-08-05T16:07:00Z">
        <w:r w:rsidR="002C1B7C">
          <w:rPr>
            <w:sz w:val="24"/>
            <w:szCs w:val="24"/>
          </w:rPr>
          <w:t xml:space="preserve">Austerity has mainly hit the young and poor. This includes people who work in old age homes who may now also have to take a second job, say, driving taxis at night. Could we be seeing the effects of austerity on one age group – the young – having its most </w:t>
        </w:r>
      </w:ins>
      <w:ins w:id="326" w:author="Danny Dorling" w:date="2016-08-05T16:08:00Z">
        <w:r w:rsidR="002C1B7C">
          <w:rPr>
            <w:sz w:val="24"/>
            <w:szCs w:val="24"/>
          </w:rPr>
          <w:t>obviously</w:t>
        </w:r>
      </w:ins>
      <w:ins w:id="327" w:author="Danny Dorling" w:date="2016-08-05T16:07:00Z">
        <w:r w:rsidR="002C1B7C">
          <w:rPr>
            <w:sz w:val="24"/>
            <w:szCs w:val="24"/>
          </w:rPr>
          <w:t xml:space="preserve"> impact on another age group – the old. </w:t>
        </w:r>
      </w:ins>
      <w:ins w:id="328" w:author="Danny Dorling" w:date="2016-08-05T16:09:00Z">
        <w:r w:rsidR="002C1B7C">
          <w:rPr>
            <w:sz w:val="24"/>
            <w:szCs w:val="24"/>
          </w:rPr>
          <w:t>When the old become frail a “triple-lock” on their pensions could be of very little protection in a society in which the social services that the old most rely on are being cut away.</w:t>
        </w:r>
      </w:ins>
    </w:p>
    <w:p w14:paraId="35DA1C27" w14:textId="280276D9" w:rsidR="00EE3AC0" w:rsidRDefault="00E47247" w:rsidP="00FA2964">
      <w:pPr>
        <w:spacing w:line="480" w:lineRule="auto"/>
        <w:rPr>
          <w:sz w:val="24"/>
          <w:szCs w:val="24"/>
        </w:rPr>
      </w:pPr>
      <w:del w:id="329" w:author="Jonathan Minton" w:date="2016-07-28T16:13:00Z">
        <w:r w:rsidDel="00CD4875">
          <w:rPr>
            <w:sz w:val="24"/>
            <w:szCs w:val="24"/>
          </w:rPr>
          <w:delText>Whilst t</w:delText>
        </w:r>
      </w:del>
      <w:ins w:id="330" w:author="Jonathan Minton" w:date="2016-07-28T16:13:00Z">
        <w:r w:rsidR="00CD4875">
          <w:rPr>
            <w:sz w:val="24"/>
            <w:szCs w:val="24"/>
          </w:rPr>
          <w:t>T</w:t>
        </w:r>
      </w:ins>
      <w:r>
        <w:rPr>
          <w:sz w:val="24"/>
          <w:szCs w:val="24"/>
        </w:rPr>
        <w:t xml:space="preserve">he move to an austere society </w:t>
      </w:r>
      <w:ins w:id="331" w:author="Danny Dorling" w:date="2016-08-05T16:09:00Z">
        <w:r w:rsidR="002C1B7C">
          <w:rPr>
            <w:sz w:val="24"/>
            <w:szCs w:val="24"/>
          </w:rPr>
          <w:t>appears to have</w:t>
        </w:r>
      </w:ins>
      <w:del w:id="332" w:author="Danny Dorling" w:date="2016-08-05T16:09:00Z">
        <w:r w:rsidDel="002C1B7C">
          <w:rPr>
            <w:sz w:val="24"/>
            <w:szCs w:val="24"/>
          </w:rPr>
          <w:delText>has</w:delText>
        </w:r>
      </w:del>
      <w:r>
        <w:rPr>
          <w:sz w:val="24"/>
          <w:szCs w:val="24"/>
        </w:rPr>
        <w:t xml:space="preserve"> </w:t>
      </w:r>
      <w:ins w:id="333" w:author="Jonathan Minton" w:date="2016-07-28T16:13:00Z">
        <w:r w:rsidR="00CD4875">
          <w:rPr>
            <w:sz w:val="24"/>
            <w:szCs w:val="24"/>
          </w:rPr>
          <w:t xml:space="preserve">had a relatively </w:t>
        </w:r>
      </w:ins>
      <w:ins w:id="334" w:author="Jonathan Minton" w:date="2016-07-28T16:17:00Z">
        <w:r w:rsidR="00CD4875">
          <w:rPr>
            <w:sz w:val="24"/>
            <w:szCs w:val="24"/>
          </w:rPr>
          <w:t xml:space="preserve">quick </w:t>
        </w:r>
      </w:ins>
      <w:ins w:id="335" w:author="Jonathan Minton" w:date="2016-07-28T16:26:00Z">
        <w:r w:rsidR="007E5438">
          <w:rPr>
            <w:sz w:val="24"/>
            <w:szCs w:val="24"/>
          </w:rPr>
          <w:t xml:space="preserve">and unambiguous </w:t>
        </w:r>
      </w:ins>
      <w:ins w:id="336" w:author="Jonathan Minton" w:date="2016-07-28T16:13:00Z">
        <w:r w:rsidR="00CD4875">
          <w:rPr>
            <w:sz w:val="24"/>
            <w:szCs w:val="24"/>
          </w:rPr>
          <w:t>effect on mortality in the elderly</w:t>
        </w:r>
      </w:ins>
      <w:ins w:id="337" w:author="Danny Dorling" w:date="2016-08-05T16:10:00Z">
        <w:r w:rsidR="002C1B7C">
          <w:rPr>
            <w:sz w:val="24"/>
            <w:szCs w:val="24"/>
          </w:rPr>
          <w:t xml:space="preserve"> in England and Wales</w:t>
        </w:r>
      </w:ins>
      <w:ins w:id="338" w:author="Jonathan Minton" w:date="2016-07-28T16:13:00Z">
        <w:r w:rsidR="00CD4875">
          <w:rPr>
            <w:sz w:val="24"/>
            <w:szCs w:val="24"/>
          </w:rPr>
          <w:t xml:space="preserve">, but </w:t>
        </w:r>
      </w:ins>
      <w:ins w:id="339" w:author="Jonathan Minton" w:date="2016-07-28T16:17:00Z">
        <w:r w:rsidR="00CD4875">
          <w:rPr>
            <w:sz w:val="24"/>
            <w:szCs w:val="24"/>
          </w:rPr>
          <w:t>the overall effects on health for younger people may</w:t>
        </w:r>
      </w:ins>
      <w:ins w:id="340" w:author="Jonathan Minton" w:date="2016-07-28T16:52:00Z">
        <w:r w:rsidR="002178BB">
          <w:rPr>
            <w:sz w:val="24"/>
            <w:szCs w:val="24"/>
          </w:rPr>
          <w:t xml:space="preserve"> be lagged, </w:t>
        </w:r>
        <w:commentRangeStart w:id="341"/>
        <w:r w:rsidR="002178BB">
          <w:rPr>
            <w:sz w:val="24"/>
            <w:szCs w:val="24"/>
          </w:rPr>
          <w:t>and</w:t>
        </w:r>
      </w:ins>
      <w:ins w:id="342" w:author="Jonathan Minton" w:date="2016-07-28T16:17:00Z">
        <w:r w:rsidR="00CD4875">
          <w:rPr>
            <w:sz w:val="24"/>
            <w:szCs w:val="24"/>
          </w:rPr>
          <w:t xml:space="preserve"> take decades to be properly understood. </w:t>
        </w:r>
      </w:ins>
      <w:commentRangeEnd w:id="341"/>
      <w:ins w:id="343" w:author="Jonathan Minton" w:date="2016-08-05T16:50:00Z">
        <w:r w:rsidR="002917AD">
          <w:rPr>
            <w:rStyle w:val="CommentReference"/>
          </w:rPr>
          <w:lastRenderedPageBreak/>
          <w:commentReference w:id="341"/>
        </w:r>
      </w:ins>
      <w:ins w:id="344" w:author="Jonathan Minton" w:date="2016-07-28T16:17:00Z">
        <w:r w:rsidR="00CD4875">
          <w:rPr>
            <w:sz w:val="24"/>
            <w:szCs w:val="24"/>
          </w:rPr>
          <w:t>Immediately following the Gre</w:t>
        </w:r>
      </w:ins>
      <w:ins w:id="345" w:author="Jonathan Minton" w:date="2016-07-28T16:18:00Z">
        <w:r w:rsidR="00CD4875">
          <w:rPr>
            <w:sz w:val="24"/>
            <w:szCs w:val="24"/>
          </w:rPr>
          <w:t>at Recession, suicide rates in the USA rose</w:t>
        </w:r>
      </w:ins>
      <w:ins w:id="346" w:author="Jonathan Minton" w:date="2016-07-28T16:19:00Z">
        <w:r w:rsidR="00CD4875">
          <w:rPr>
            <w:sz w:val="24"/>
            <w:szCs w:val="24"/>
          </w:rPr>
          <w:t xml:space="preserve"> </w:t>
        </w:r>
        <w:r w:rsidR="00CD4875">
          <w:rPr>
            <w:sz w:val="24"/>
            <w:szCs w:val="24"/>
          </w:rPr>
          <w:fldChar w:fldCharType="begin" w:fldLock="1"/>
        </w:r>
        <w:r w:rsidR="00CD4875">
          <w:rPr>
            <w:sz w:val="24"/>
            <w:szCs w:val="24"/>
          </w:rPr>
          <w:instrText>ADDIN CSL_CITATION { "citationItems" : [ { "id" : "ITEM-1", "itemData" : { "DOI" : "10.1136/bmj.e5142", "author" : [ { "dropping-particle" : "", "family" : "Barr", "given" : "Ben", "non-dropping-particle" : "", "parse-names" : false, "suffix" : "" }, { "dropping-particle" : "", "family" : "Taylor-Robinson", "given" : "David", "non-dropping-particle" : "", "parse-names" : false, "suffix" : "" }, { "dropping-particle" : "", "family" : "Scott-Samuel", "given" : "Alex", "non-dropping-particle" : "", "parse-names" : false, "suffix" : "" }, { "dropping-particle" : "", "family" : "McKee", "given" : "Martin", "non-dropping-particle" : "", "parse-names" : false, "suffix" : "" } ], "container-title" : "BMJ", "id" : "ITEM-1", "issued" : { "date-parts" : [ [ "2012" ] ] }, "page" : "e5142", "title" : "Suicides associated with the 2008-10 economic recession in England : time trend analysis", "type" : "article-journal", "volume" : "345" }, "uris" : [ "http://www.mendeley.com/documents/?uuid=4fe2c824-74cc-4b64-bfde-e4474d579bf5" ] } ], "mendeley" : { "formattedCitation" : "(Barr et al. 2012)", "plainTextFormattedCitation" : "(Barr et al. 2012)", "previouslyFormattedCitation" : "(Barr et al. 2012)" }, "properties" : { "noteIndex" : 0 }, "schema" : "https://github.com/citation-style-language/schema/raw/master/csl-citation.json" }</w:instrText>
        </w:r>
        <w:r w:rsidR="00CD4875">
          <w:rPr>
            <w:sz w:val="24"/>
            <w:szCs w:val="24"/>
          </w:rPr>
          <w:fldChar w:fldCharType="separate"/>
        </w:r>
        <w:r w:rsidR="00CD4875" w:rsidRPr="00AD6A69">
          <w:rPr>
            <w:noProof/>
            <w:sz w:val="24"/>
            <w:szCs w:val="24"/>
          </w:rPr>
          <w:t>(Barr et al. 2012)</w:t>
        </w:r>
        <w:r w:rsidR="00CD4875">
          <w:rPr>
            <w:sz w:val="24"/>
            <w:szCs w:val="24"/>
          </w:rPr>
          <w:fldChar w:fldCharType="end"/>
        </w:r>
        <w:r w:rsidR="00CD4875">
          <w:rPr>
            <w:sz w:val="24"/>
            <w:szCs w:val="24"/>
          </w:rPr>
          <w:t>; a similar rise in suicides</w:t>
        </w:r>
      </w:ins>
      <w:ins w:id="347" w:author="Jonathan Minton" w:date="2016-07-28T16:26:00Z">
        <w:r w:rsidR="007E5438">
          <w:rPr>
            <w:sz w:val="24"/>
            <w:szCs w:val="24"/>
          </w:rPr>
          <w:t xml:space="preserve"> in the USA</w:t>
        </w:r>
      </w:ins>
      <w:ins w:id="348" w:author="Jonathan Minton" w:date="2016-07-28T16:19:00Z">
        <w:r w:rsidR="00CD4875">
          <w:rPr>
            <w:sz w:val="24"/>
            <w:szCs w:val="24"/>
          </w:rPr>
          <w:t>, for middle-aged White Non-Hispanics was observed following the 200</w:t>
        </w:r>
        <w:r w:rsidR="007E5438">
          <w:rPr>
            <w:sz w:val="24"/>
            <w:szCs w:val="24"/>
          </w:rPr>
          <w:t>8 recession [Case Deaton;</w:t>
        </w:r>
      </w:ins>
      <w:ins w:id="349" w:author="Jonathan Minton" w:date="2016-07-28T16:21:00Z">
        <w:r w:rsidR="007E5438">
          <w:rPr>
            <w:sz w:val="24"/>
            <w:szCs w:val="24"/>
          </w:rPr>
          <w:t xml:space="preserve"> Minton IJE], </w:t>
        </w:r>
      </w:ins>
      <w:ins w:id="350" w:author="Jonathan Minton" w:date="2016-07-28T16:23:00Z">
        <w:r w:rsidR="007E5438">
          <w:rPr>
            <w:sz w:val="24"/>
            <w:szCs w:val="24"/>
          </w:rPr>
          <w:t xml:space="preserve">but </w:t>
        </w:r>
      </w:ins>
      <w:ins w:id="351" w:author="Jonathan Minton" w:date="2016-07-28T16:26:00Z">
        <w:r w:rsidR="007E5438">
          <w:rPr>
            <w:sz w:val="24"/>
            <w:szCs w:val="24"/>
          </w:rPr>
          <w:t xml:space="preserve">the same data also revealed </w:t>
        </w:r>
      </w:ins>
      <w:ins w:id="352" w:author="Jonathan Minton" w:date="2016-07-28T16:23:00Z">
        <w:r w:rsidR="007E5438">
          <w:rPr>
            <w:sz w:val="24"/>
            <w:szCs w:val="24"/>
          </w:rPr>
          <w:t xml:space="preserve">sharp falls in vehicle related deaths in young adults of all ethnicities, and falls in rates of violent death in Black males. [Minton, IJE]. The slight falls in mortality rates we identified for both young adults and young children, </w:t>
        </w:r>
      </w:ins>
      <w:commentRangeStart w:id="353"/>
      <w:ins w:id="354" w:author="Jonathan Minton" w:date="2016-07-28T16:29:00Z">
        <w:r w:rsidR="007E5438">
          <w:rPr>
            <w:sz w:val="24"/>
            <w:szCs w:val="24"/>
          </w:rPr>
          <w:t>along</w:t>
        </w:r>
      </w:ins>
      <w:ins w:id="355" w:author="Jonathan Minton" w:date="2016-07-28T16:23:00Z">
        <w:r w:rsidR="007E5438">
          <w:rPr>
            <w:sz w:val="24"/>
            <w:szCs w:val="24"/>
          </w:rPr>
          <w:t xml:space="preserve"> with evidence that road injuries fell from 10</w:t>
        </w:r>
        <w:r w:rsidR="007E5438" w:rsidRPr="007E5438">
          <w:rPr>
            <w:sz w:val="24"/>
            <w:szCs w:val="24"/>
            <w:vertAlign w:val="superscript"/>
            <w:rPrChange w:id="356" w:author="Jonathan Minton" w:date="2016-07-28T16:31:00Z">
              <w:rPr>
                <w:sz w:val="24"/>
                <w:szCs w:val="24"/>
              </w:rPr>
            </w:rPrChange>
          </w:rPr>
          <w:t>th</w:t>
        </w:r>
        <w:r w:rsidR="007E5438">
          <w:rPr>
            <w:sz w:val="24"/>
            <w:szCs w:val="24"/>
          </w:rPr>
          <w:t xml:space="preserve"> </w:t>
        </w:r>
      </w:ins>
      <w:ins w:id="357" w:author="Jonathan Minton" w:date="2016-07-28T16:31:00Z">
        <w:r w:rsidR="007E5438">
          <w:rPr>
            <w:sz w:val="24"/>
            <w:szCs w:val="24"/>
          </w:rPr>
          <w:t>to 16</w:t>
        </w:r>
        <w:r w:rsidR="007E5438" w:rsidRPr="007E5438">
          <w:rPr>
            <w:sz w:val="24"/>
            <w:szCs w:val="24"/>
            <w:vertAlign w:val="superscript"/>
            <w:rPrChange w:id="358" w:author="Jonathan Minton" w:date="2016-07-28T16:31:00Z">
              <w:rPr>
                <w:sz w:val="24"/>
                <w:szCs w:val="24"/>
              </w:rPr>
            </w:rPrChange>
          </w:rPr>
          <w:t>th</w:t>
        </w:r>
        <w:r w:rsidR="007E5438">
          <w:rPr>
            <w:sz w:val="24"/>
            <w:szCs w:val="24"/>
          </w:rPr>
          <w:t xml:space="preserve"> place as a leading cause of years of life lost (YLL) in England from 2008 to 2013</w:t>
        </w:r>
      </w:ins>
      <w:commentRangeEnd w:id="353"/>
      <w:ins w:id="359" w:author="Jonathan Minton" w:date="2016-07-28T16:37:00Z">
        <w:r w:rsidR="00095979">
          <w:rPr>
            <w:rStyle w:val="CommentReference"/>
          </w:rPr>
          <w:commentReference w:id="353"/>
        </w:r>
      </w:ins>
      <w:ins w:id="360" w:author="Jonathan Minton" w:date="2016-07-28T16:31:00Z">
        <w:r w:rsidR="007E5438">
          <w:rPr>
            <w:sz w:val="24"/>
            <w:szCs w:val="24"/>
          </w:rPr>
          <w:t xml:space="preserve">, </w:t>
        </w:r>
        <w:r w:rsidR="00095979">
          <w:rPr>
            <w:sz w:val="24"/>
            <w:szCs w:val="24"/>
          </w:rPr>
          <w:t xml:space="preserve">suggests </w:t>
        </w:r>
      </w:ins>
      <w:ins w:id="361" w:author="Jonathan Minton" w:date="2016-07-28T16:33:00Z">
        <w:r w:rsidR="00095979">
          <w:rPr>
            <w:sz w:val="24"/>
            <w:szCs w:val="24"/>
          </w:rPr>
          <w:t xml:space="preserve">that in the short run, austere societies </w:t>
        </w:r>
      </w:ins>
      <w:ins w:id="362" w:author="Jonathan Minton" w:date="2016-07-28T16:37:00Z">
        <w:r w:rsidR="00095979">
          <w:rPr>
            <w:sz w:val="24"/>
            <w:szCs w:val="24"/>
          </w:rPr>
          <w:t>can</w:t>
        </w:r>
      </w:ins>
      <w:ins w:id="363" w:author="Jonathan Minton" w:date="2016-07-28T16:33:00Z">
        <w:r w:rsidR="00095979">
          <w:rPr>
            <w:sz w:val="24"/>
            <w:szCs w:val="24"/>
          </w:rPr>
          <w:t xml:space="preserve"> reduce rather than increase mortality risks at some ages. </w:t>
        </w:r>
        <w:commentRangeStart w:id="364"/>
        <w:r w:rsidR="00095979">
          <w:rPr>
            <w:sz w:val="24"/>
            <w:szCs w:val="24"/>
          </w:rPr>
          <w:t xml:space="preserve">However, recent research on suicide trends in Scotland </w:t>
        </w:r>
      </w:ins>
      <w:ins w:id="365" w:author="Jonathan Minton" w:date="2016-07-28T16:37:00Z">
        <w:r w:rsidR="00095979">
          <w:rPr>
            <w:sz w:val="24"/>
            <w:szCs w:val="24"/>
          </w:rPr>
          <w:t>suggests that the mortality effects of socioeconomic change may</w:t>
        </w:r>
      </w:ins>
      <w:ins w:id="366" w:author="Jonathan Minton" w:date="2016-07-28T16:38:00Z">
        <w:r w:rsidR="00095979">
          <w:rPr>
            <w:sz w:val="24"/>
            <w:szCs w:val="24"/>
          </w:rPr>
          <w:t>, in the UK rather than the USA,</w:t>
        </w:r>
      </w:ins>
      <w:ins w:id="367" w:author="Jonathan Minton" w:date="2016-07-28T16:37:00Z">
        <w:r w:rsidR="00095979">
          <w:rPr>
            <w:sz w:val="24"/>
            <w:szCs w:val="24"/>
          </w:rPr>
          <w:t xml:space="preserve"> be </w:t>
        </w:r>
      </w:ins>
      <w:ins w:id="368" w:author="Jonathan Minton" w:date="2016-07-28T16:38:00Z">
        <w:r w:rsidR="00095979">
          <w:rPr>
            <w:sz w:val="24"/>
            <w:szCs w:val="24"/>
          </w:rPr>
          <w:t xml:space="preserve">largely </w:t>
        </w:r>
      </w:ins>
      <w:ins w:id="369" w:author="Jonathan Minton" w:date="2016-07-28T16:37:00Z">
        <w:r w:rsidR="00095979">
          <w:rPr>
            <w:sz w:val="24"/>
            <w:szCs w:val="24"/>
          </w:rPr>
          <w:t xml:space="preserve">cohort </w:t>
        </w:r>
      </w:ins>
      <w:ins w:id="370" w:author="Jonathan Minton" w:date="2016-07-28T16:38:00Z">
        <w:r w:rsidR="00095979">
          <w:rPr>
            <w:sz w:val="24"/>
            <w:szCs w:val="24"/>
          </w:rPr>
          <w:t xml:space="preserve">rather than period effects, disproportionately affecting working age males from more socioeconomically deprived areas who first entered the labour market after the wide-reaching reforms </w:t>
        </w:r>
      </w:ins>
      <w:ins w:id="371" w:author="Jonathan Minton" w:date="2016-07-28T16:41:00Z">
        <w:r w:rsidR="004953B1">
          <w:rPr>
            <w:sz w:val="24"/>
            <w:szCs w:val="24"/>
          </w:rPr>
          <w:t xml:space="preserve">of the Thatcher government had been enacted. </w:t>
        </w:r>
        <w:commentRangeEnd w:id="364"/>
        <w:r w:rsidR="004953B1">
          <w:rPr>
            <w:rStyle w:val="CommentReference"/>
          </w:rPr>
          <w:commentReference w:id="364"/>
        </w:r>
      </w:ins>
      <w:commentRangeStart w:id="372"/>
      <w:ins w:id="373" w:author="Jonathan Minton" w:date="2016-07-28T16:50:00Z">
        <w:r w:rsidR="004953B1">
          <w:rPr>
            <w:sz w:val="24"/>
            <w:szCs w:val="24"/>
          </w:rPr>
          <w:t xml:space="preserve">Similar cohort effects in drug-related deaths have also been identified. </w:t>
        </w:r>
      </w:ins>
      <w:commentRangeEnd w:id="372"/>
      <w:ins w:id="374" w:author="Jonathan Minton" w:date="2016-07-28T16:51:00Z">
        <w:r w:rsidR="004953B1">
          <w:rPr>
            <w:rStyle w:val="CommentReference"/>
          </w:rPr>
          <w:commentReference w:id="372"/>
        </w:r>
      </w:ins>
      <w:ins w:id="375" w:author="Jonathan Minton" w:date="2016-07-28T16:23:00Z">
        <w:r w:rsidR="007E5438">
          <w:rPr>
            <w:sz w:val="24"/>
            <w:szCs w:val="24"/>
          </w:rPr>
          <w:t xml:space="preserve"> </w:t>
        </w:r>
      </w:ins>
      <w:del w:id="376" w:author="Jonathan Minton" w:date="2016-07-28T16:52:00Z">
        <w:r w:rsidDel="002178BB">
          <w:rPr>
            <w:sz w:val="24"/>
            <w:szCs w:val="24"/>
          </w:rPr>
          <w:delText xml:space="preserve">not been sudden, </w:delText>
        </w:r>
      </w:del>
      <w:del w:id="377" w:author="Jonathan Minton" w:date="2016-07-28T16:51:00Z">
        <w:r w:rsidDel="002178BB">
          <w:rPr>
            <w:sz w:val="24"/>
            <w:szCs w:val="24"/>
          </w:rPr>
          <w:delText xml:space="preserve">it is possible that there has been a lag in the effect on population health. </w:delText>
        </w:r>
      </w:del>
      <w:commentRangeStart w:id="378"/>
      <w:del w:id="379" w:author="Jonathan Minton" w:date="2016-07-28T16:52:00Z">
        <w:r w:rsidDel="002178BB">
          <w:rPr>
            <w:sz w:val="24"/>
            <w:szCs w:val="24"/>
          </w:rPr>
          <w:delText xml:space="preserve">Suicides </w:delText>
        </w:r>
        <w:commentRangeEnd w:id="378"/>
        <w:r w:rsidR="009256F7" w:rsidDel="002178BB">
          <w:rPr>
            <w:rStyle w:val="CommentReference"/>
          </w:rPr>
          <w:commentReference w:id="378"/>
        </w:r>
        <w:r w:rsidDel="002178BB">
          <w:rPr>
            <w:sz w:val="24"/>
            <w:szCs w:val="24"/>
          </w:rPr>
          <w:delText>were demonstrated to have increased following the Great Recession</w:delText>
        </w:r>
      </w:del>
      <w:del w:id="380" w:author="Jonathan Minton" w:date="2016-07-28T16:19:00Z">
        <w:r w:rsidR="00AD6A69" w:rsidDel="00CD4875">
          <w:rPr>
            <w:sz w:val="24"/>
            <w:szCs w:val="24"/>
          </w:rPr>
          <w:delText xml:space="preserve"> </w:delText>
        </w:r>
        <w:r w:rsidR="00AD6A69" w:rsidDel="00CD4875">
          <w:rPr>
            <w:sz w:val="24"/>
            <w:szCs w:val="24"/>
          </w:rPr>
          <w:fldChar w:fldCharType="begin" w:fldLock="1"/>
        </w:r>
        <w:r w:rsidR="003C41D3" w:rsidDel="00CD4875">
          <w:rPr>
            <w:sz w:val="24"/>
            <w:szCs w:val="24"/>
          </w:rPr>
          <w:delInstrText>ADDIN CSL_CITATION { "citationItems" : [ { "id" : "ITEM-1", "itemData" : { "DOI" : "10.1136/bmj.e5142", "author" : [ { "dropping-particle" : "", "family" : "Barr", "given" : "Ben", "non-dropping-particle" : "", "parse-names" : false, "suffix" : "" }, { "dropping-particle" : "", "family" : "Taylor-Robinson", "given" : "David", "non-dropping-particle" : "", "parse-names" : false, "suffix" : "" }, { "dropping-particle" : "", "family" : "Scott-Samuel", "given" : "Alex", "non-dropping-particle" : "", "parse-names" : false, "suffix" : "" }, { "dropping-particle" : "", "family" : "McKee", "given" : "Martin", "non-dropping-particle" : "", "parse-names" : false, "suffix" : "" } ], "container-title" : "BMJ", "id" : "ITEM-1", "issued" : { "date-parts" : [ [ "2012" ] ] }, "page" : "e5142", "title" : "Suicides associated with the 2008-10 economic recession in England : time trend analysis", "type" : "article-journal", "volume" : "345" }, "uris" : [ "http://www.mendeley.com/documents/?uuid=4fe2c824-74cc-4b64-bfde-e4474d579bf5" ] } ], "mendeley" : { "formattedCitation" : "(Barr et al. 2012)", "plainTextFormattedCitation" : "(Barr et al. 2012)", "previouslyFormattedCitation" : "(Barr et al. 2012)" }, "properties" : { "noteIndex" : 0 }, "schema" : "https://github.com/citation-style-language/schema/raw/master/csl-citation.json" }</w:delInstrText>
        </w:r>
        <w:r w:rsidR="00AD6A69" w:rsidDel="00CD4875">
          <w:rPr>
            <w:sz w:val="24"/>
            <w:szCs w:val="24"/>
          </w:rPr>
          <w:fldChar w:fldCharType="separate"/>
        </w:r>
        <w:r w:rsidR="00AD6A69" w:rsidRPr="00AD6A69" w:rsidDel="00CD4875">
          <w:rPr>
            <w:noProof/>
            <w:sz w:val="24"/>
            <w:szCs w:val="24"/>
          </w:rPr>
          <w:delText>(Barr et al. 2012)</w:delText>
        </w:r>
        <w:r w:rsidR="00AD6A69" w:rsidDel="00CD4875">
          <w:rPr>
            <w:sz w:val="24"/>
            <w:szCs w:val="24"/>
          </w:rPr>
          <w:fldChar w:fldCharType="end"/>
        </w:r>
      </w:del>
      <w:del w:id="381" w:author="Jonathan Minton" w:date="2016-07-28T16:52:00Z">
        <w:r w:rsidDel="002178BB">
          <w:rPr>
            <w:sz w:val="24"/>
            <w:szCs w:val="24"/>
          </w:rPr>
          <w:delText xml:space="preserve">, but deaths due to external causes react suddenly </w:delText>
        </w:r>
        <w:r w:rsidR="00DE0E74" w:rsidDel="002178BB">
          <w:rPr>
            <w:sz w:val="24"/>
            <w:szCs w:val="24"/>
          </w:rPr>
          <w:delText>unlike</w:delText>
        </w:r>
        <w:r w:rsidDel="002178BB">
          <w:rPr>
            <w:sz w:val="24"/>
            <w:szCs w:val="24"/>
          </w:rPr>
          <w:delText xml:space="preserve"> chronic health</w:delText>
        </w:r>
        <w:r w:rsidR="00AD6A69" w:rsidDel="002178BB">
          <w:rPr>
            <w:sz w:val="24"/>
            <w:szCs w:val="24"/>
          </w:rPr>
          <w:delText xml:space="preserve"> issues and those conditions affecting the elderly</w:delText>
        </w:r>
        <w:r w:rsidDel="002178BB">
          <w:rPr>
            <w:sz w:val="24"/>
            <w:szCs w:val="24"/>
          </w:rPr>
          <w:delText xml:space="preserve">. </w:delText>
        </w:r>
      </w:del>
      <w:r>
        <w:rPr>
          <w:sz w:val="24"/>
          <w:szCs w:val="24"/>
        </w:rPr>
        <w:t>Population level trends in mortality usually respond to societal changes slowly</w:t>
      </w:r>
      <w:r w:rsidR="003C41D3">
        <w:rPr>
          <w:sz w:val="24"/>
          <w:szCs w:val="24"/>
        </w:rPr>
        <w:t xml:space="preserve"> since their causes often take a long time to take effect </w:t>
      </w:r>
      <w:r w:rsidR="003C41D3">
        <w:rPr>
          <w:sz w:val="24"/>
          <w:szCs w:val="24"/>
        </w:rPr>
        <w:fldChar w:fldCharType="begin" w:fldLock="1"/>
      </w:r>
      <w:r w:rsidR="00A05E3C">
        <w:rPr>
          <w:sz w:val="24"/>
          <w:szCs w:val="24"/>
        </w:rPr>
        <w:instrText>ADDIN CSL_CITATION { "citationItems" : [ { "id" : "ITEM-1", "itemData" : { "DOI" : "10.1068/a44298", "author" : [ { "dropping-particle" : "", "family" : "Musterd", "given" : "Sako", "non-dropping-particle" : "", "parse-names" : false, "suffix" : "" }, { "dropping-particle" : "", "family" : "Galster", "given" : "George", "non-dropping-particle" : "", "parse-names" : false, "suffix" : "" }, { "dropping-particle" : "", "family" : "Andersson", "given" : "Roger", "non-dropping-particle" : "", "parse-names" : false, "suffix" : "" } ], "container-title" : "Environment and Planning A", "id" : "ITEM-1", "issued" : { "date-parts" : [ [ "2012" ] ] }, "page" : "605-627", "title" : "Temporal dimensions and measurement of neighbourhood effects", "type" : "article-journal", "volume" : "44" }, "uris" : [ "http://www.mendeley.com/documents/?uuid=0b9078c9-34c7-4285-aa88-029b32e158eb" ] } ], "mendeley" : { "formattedCitation" : "(Musterd et al. 2012)", "plainTextFormattedCitation" : "(Musterd et al. 2012)", "previouslyFormattedCitation" : "(Musterd et al. 2012)" }, "properties" : { "noteIndex" : 0 }, "schema" : "https://github.com/citation-style-language/schema/raw/master/csl-citation.json" }</w:instrText>
      </w:r>
      <w:r w:rsidR="003C41D3">
        <w:rPr>
          <w:sz w:val="24"/>
          <w:szCs w:val="24"/>
        </w:rPr>
        <w:fldChar w:fldCharType="separate"/>
      </w:r>
      <w:r w:rsidR="003C41D3" w:rsidRPr="003C41D3">
        <w:rPr>
          <w:noProof/>
          <w:sz w:val="24"/>
          <w:szCs w:val="24"/>
        </w:rPr>
        <w:t>(Musterd et al. 2012)</w:t>
      </w:r>
      <w:r w:rsidR="003C41D3">
        <w:rPr>
          <w:sz w:val="24"/>
          <w:szCs w:val="24"/>
        </w:rPr>
        <w:fldChar w:fldCharType="end"/>
      </w:r>
      <w:r>
        <w:rPr>
          <w:sz w:val="24"/>
          <w:szCs w:val="24"/>
        </w:rPr>
        <w:t xml:space="preserve">. </w:t>
      </w:r>
      <w:r w:rsidR="002917AB">
        <w:rPr>
          <w:sz w:val="24"/>
          <w:szCs w:val="24"/>
        </w:rPr>
        <w:t xml:space="preserve">Similar lag effects </w:t>
      </w:r>
      <w:r w:rsidR="00EC190B">
        <w:rPr>
          <w:sz w:val="24"/>
          <w:szCs w:val="24"/>
        </w:rPr>
        <w:t xml:space="preserve">during this period </w:t>
      </w:r>
      <w:r w:rsidR="002917AB">
        <w:rPr>
          <w:sz w:val="24"/>
          <w:szCs w:val="24"/>
        </w:rPr>
        <w:t xml:space="preserve">have been witnessed with food bank usage </w:t>
      </w:r>
      <w:r w:rsidR="002917AB">
        <w:rPr>
          <w:sz w:val="24"/>
          <w:szCs w:val="24"/>
        </w:rPr>
        <w:fldChar w:fldCharType="begin" w:fldLock="1"/>
      </w:r>
      <w:r w:rsidR="00EC190B">
        <w:rPr>
          <w:sz w:val="24"/>
          <w:szCs w:val="24"/>
        </w:rPr>
        <w:instrText>ADDIN CSL_CITATION { "citationItems" : [ { "id" : "ITEM-1", "itemData" : { "DOI" : "10.1111/area.12233", "author" : [ { "dropping-particle" : "", "family" : "Lambie-Mumford", "given" : "Hannah", "non-dropping-particle" : "", "parse-names" : false, "suffix" : "" }, { "dropping-particle" : "", "family" : "Green", "given" : "Mark A", "non-dropping-particle" : "", "parse-names" : false, "suffix" : "" } ], "container-title" : "Area", "id" : "ITEM-1", "issued" : { "date-parts" : [ [ "2015" ] ] }, "page" : "1-7", "title" : "Austerity , welfare reform and the rising use of food banks by children in England and Wales", "type" : "article-journal" }, "uris" : [ "http://www.mendeley.com/documents/?uuid=22260650-2372-482f-9905-371eca2658b1" ] } ], "mendeley" : { "formattedCitation" : "(Lambie-Mumford &amp; Green 2015)", "plainTextFormattedCitation" : "(Lambie-Mumford &amp; Green 2015)", "previouslyFormattedCitation" : "(Lambie-Mumford &amp; Green 2015)" }, "properties" : { "noteIndex" : 0 }, "schema" : "https://github.com/citation-style-language/schema/raw/master/csl-citation.json" }</w:instrText>
      </w:r>
      <w:r w:rsidR="002917AB">
        <w:rPr>
          <w:sz w:val="24"/>
          <w:szCs w:val="24"/>
        </w:rPr>
        <w:fldChar w:fldCharType="separate"/>
      </w:r>
      <w:r w:rsidR="002917AB" w:rsidRPr="002917AB">
        <w:rPr>
          <w:noProof/>
          <w:sz w:val="24"/>
          <w:szCs w:val="24"/>
        </w:rPr>
        <w:t>(Lambie-Mumford &amp; Green 2015)</w:t>
      </w:r>
      <w:r w:rsidR="002917AB">
        <w:rPr>
          <w:sz w:val="24"/>
          <w:szCs w:val="24"/>
        </w:rPr>
        <w:fldChar w:fldCharType="end"/>
      </w:r>
      <w:r w:rsidR="00EC190B">
        <w:rPr>
          <w:sz w:val="24"/>
          <w:szCs w:val="24"/>
        </w:rPr>
        <w:t xml:space="preserve"> and homelessness </w:t>
      </w:r>
      <w:r w:rsidR="00EC190B">
        <w:rPr>
          <w:sz w:val="24"/>
          <w:szCs w:val="24"/>
        </w:rPr>
        <w:fldChar w:fldCharType="begin" w:fldLock="1"/>
      </w:r>
      <w:r w:rsidR="00EC190B">
        <w:rPr>
          <w:sz w:val="24"/>
          <w:szCs w:val="24"/>
        </w:rPr>
        <w:instrText>ADDIN CSL_CITATION { "citationItems" : [ { "id" : "ITEM-1", "itemData" : { "DOI" : "10.1093/pubmed/fdv126", "author" : [ { "dropping-particle" : "", "family" : "Loopstra", "given" : "Rachel", "non-dropping-particle" : "", "parse-names" : false, "suffix" : "" }, { "dropping-particle" : "", "family" : "Reeves", "given" : "Aaron", "non-dropping-particle" : "", "parse-names" : false, "suffix" : "" }, { "dropping-particle" : "", "family" : "Barr", "given" : "Ben", "non-dropping-particle" : "", "parse-names" : false, "suffix" : "" }, { "dropping-particle" : "", "family" : "Taylor-robinson", "given" : "David", "non-dropping-particle" : "", "parse-names" : false, "suffix" : "" }, { "dropping-particle" : "", "family" : "Mckee", "given" : "Martin", "non-dropping-particle" : "", "parse-names" : false, "suffix" : "" }, { "dropping-particle" : "", "family" : "Stuckler", "given" : "David", "non-dropping-particle" : "", "parse-names" : false, "suffix" : "" } ], "container-title" : "Journal of Health Services Research &amp; Policy", "id" : "ITEM-1", "issued" : { "date-parts" : [ [ "2015" ] ] }, "page" : "1-9", "title" : "The impact of economic downturns and budget cuts on homelessness claim rates across 323 local authorities in England, 2004 \u2013 12", "type" : "article-journal" }, "uris" : [ "http://www.mendeley.com/documents/?uuid=b3bd9040-6d7e-4d8d-a351-4344eb3f5a12" ] } ], "mendeley" : { "formattedCitation" : "(Loopstra et al. 2015)", "plainTextFormattedCitation" : "(Loopstra et al. 2015)", "previouslyFormattedCitation" : "(Loopstra et al. 2015)" }, "properties" : { "noteIndex" : 0 }, "schema" : "https://github.com/citation-style-language/schema/raw/master/csl-citation.json" }</w:instrText>
      </w:r>
      <w:r w:rsidR="00EC190B">
        <w:rPr>
          <w:sz w:val="24"/>
          <w:szCs w:val="24"/>
        </w:rPr>
        <w:fldChar w:fldCharType="separate"/>
      </w:r>
      <w:r w:rsidR="00EC190B" w:rsidRPr="00EC190B">
        <w:rPr>
          <w:noProof/>
          <w:sz w:val="24"/>
          <w:szCs w:val="24"/>
        </w:rPr>
        <w:t>(Loopstra et al. 2015)</w:t>
      </w:r>
      <w:r w:rsidR="00EC190B">
        <w:rPr>
          <w:sz w:val="24"/>
          <w:szCs w:val="24"/>
        </w:rPr>
        <w:fldChar w:fldCharType="end"/>
      </w:r>
      <w:r w:rsidR="002917AB">
        <w:rPr>
          <w:sz w:val="24"/>
          <w:szCs w:val="24"/>
        </w:rPr>
        <w:t>.</w:t>
      </w:r>
      <w:r w:rsidR="00EC190B">
        <w:rPr>
          <w:sz w:val="24"/>
          <w:szCs w:val="24"/>
        </w:rPr>
        <w:t xml:space="preserve"> </w:t>
      </w:r>
      <w:ins w:id="382" w:author="Danny Dorling" w:date="2016-08-05T16:11:00Z">
        <w:r w:rsidR="002C1B7C">
          <w:rPr>
            <w:sz w:val="24"/>
            <w:szCs w:val="24"/>
          </w:rPr>
          <w:t>What is most shocking about the small rises in elderly mortality in 2012 and 2013 (Dorling, 2014) and th</w:t>
        </w:r>
      </w:ins>
      <w:ins w:id="383" w:author="Danny Dorling" w:date="2016-08-05T16:12:00Z">
        <w:r w:rsidR="002C1B7C">
          <w:rPr>
            <w:sz w:val="24"/>
            <w:szCs w:val="24"/>
          </w:rPr>
          <w:t>e</w:t>
        </w:r>
      </w:ins>
      <w:ins w:id="384" w:author="Danny Dorling" w:date="2016-08-05T16:11:00Z">
        <w:r w:rsidR="002C1B7C">
          <w:rPr>
            <w:sz w:val="24"/>
            <w:szCs w:val="24"/>
          </w:rPr>
          <w:t xml:space="preserve"> large rise in 2015</w:t>
        </w:r>
      </w:ins>
      <w:ins w:id="385" w:author="Danny Dorling" w:date="2016-08-05T16:12:00Z">
        <w:r w:rsidR="002C1B7C">
          <w:rPr>
            <w:sz w:val="24"/>
            <w:szCs w:val="24"/>
          </w:rPr>
          <w:t xml:space="preserve"> (Dorling 2016d) is just how fast the ‘dose-response’ effect appears to have been</w:t>
        </w:r>
      </w:ins>
      <w:ins w:id="386" w:author="Jonathan Minton" w:date="2016-08-05T16:51:00Z">
        <w:r w:rsidR="00B6068E">
          <w:rPr>
            <w:sz w:val="24"/>
            <w:szCs w:val="24"/>
          </w:rPr>
          <w:t xml:space="preserve"> at these vulnerable ages</w:t>
        </w:r>
      </w:ins>
      <w:ins w:id="387" w:author="Danny Dorling" w:date="2016-08-05T16:12:00Z">
        <w:r w:rsidR="002C1B7C">
          <w:rPr>
            <w:sz w:val="24"/>
            <w:szCs w:val="24"/>
          </w:rPr>
          <w:t>.</w:t>
        </w:r>
      </w:ins>
    </w:p>
    <w:p w14:paraId="3C34F29E" w14:textId="77777777" w:rsidR="002C1B7C" w:rsidRDefault="002C1B7C" w:rsidP="005E7208">
      <w:pPr>
        <w:spacing w:line="480" w:lineRule="auto"/>
        <w:rPr>
          <w:ins w:id="388" w:author="Danny Dorling" w:date="2016-08-05T16:14:00Z"/>
          <w:sz w:val="24"/>
          <w:szCs w:val="24"/>
        </w:rPr>
      </w:pPr>
    </w:p>
    <w:p w14:paraId="185A506E" w14:textId="1ED6EC73" w:rsidR="00FA2964" w:rsidRDefault="00FA2964" w:rsidP="005E7208">
      <w:pPr>
        <w:spacing w:line="480" w:lineRule="auto"/>
        <w:rPr>
          <w:rFonts w:eastAsia="Times New Roman"/>
          <w:sz w:val="24"/>
          <w:szCs w:val="24"/>
        </w:rPr>
      </w:pPr>
      <w:r>
        <w:rPr>
          <w:sz w:val="24"/>
          <w:szCs w:val="24"/>
        </w:rPr>
        <w:lastRenderedPageBreak/>
        <w:t xml:space="preserve">There are several limitations to our study. Our analyses are fairly descriptive and </w:t>
      </w:r>
      <w:r w:rsidR="0074170E">
        <w:rPr>
          <w:sz w:val="24"/>
          <w:szCs w:val="24"/>
        </w:rPr>
        <w:t>are limited in their ability to</w:t>
      </w:r>
      <w:r>
        <w:rPr>
          <w:sz w:val="24"/>
          <w:szCs w:val="24"/>
        </w:rPr>
        <w:t xml:space="preserve"> explore</w:t>
      </w:r>
      <w:ins w:id="389" w:author="Danny Dorling" w:date="2016-08-05T16:14:00Z">
        <w:r w:rsidR="002C1B7C">
          <w:rPr>
            <w:sz w:val="24"/>
            <w:szCs w:val="24"/>
          </w:rPr>
          <w:t xml:space="preserve"> and explain</w:t>
        </w:r>
      </w:ins>
      <w:r>
        <w:rPr>
          <w:sz w:val="24"/>
          <w:szCs w:val="24"/>
        </w:rPr>
        <w:t xml:space="preserve"> the underlying causes of the increasing mortality rates. Future research will need to examine</w:t>
      </w:r>
      <w:r w:rsidR="0074170E">
        <w:rPr>
          <w:sz w:val="24"/>
          <w:szCs w:val="24"/>
        </w:rPr>
        <w:t xml:space="preserve"> additional factors associated with the increase in mortality rates</w:t>
      </w:r>
      <w:r>
        <w:rPr>
          <w:sz w:val="24"/>
          <w:szCs w:val="24"/>
        </w:rPr>
        <w:t xml:space="preserve">. There were no </w:t>
      </w:r>
      <w:ins w:id="390" w:author="Danny Dorling" w:date="2016-08-05T16:14:00Z">
        <w:r w:rsidR="002C1B7C">
          <w:rPr>
            <w:sz w:val="24"/>
            <w:szCs w:val="24"/>
          </w:rPr>
          <w:t xml:space="preserve">publically </w:t>
        </w:r>
      </w:ins>
      <w:r>
        <w:rPr>
          <w:sz w:val="24"/>
          <w:szCs w:val="24"/>
        </w:rPr>
        <w:t xml:space="preserve">data available on deaths by cause, limiting our ability to understand </w:t>
      </w:r>
      <w:r w:rsidR="00E47247">
        <w:rPr>
          <w:sz w:val="24"/>
          <w:szCs w:val="24"/>
        </w:rPr>
        <w:t>what causes were driving the increases in mortality rates by Local Authority</w:t>
      </w:r>
      <w:r>
        <w:rPr>
          <w:sz w:val="24"/>
          <w:szCs w:val="24"/>
        </w:rPr>
        <w:t>.</w:t>
      </w:r>
      <w:r w:rsidR="00F35ECA">
        <w:rPr>
          <w:sz w:val="24"/>
          <w:szCs w:val="24"/>
        </w:rPr>
        <w:t xml:space="preserve"> The scale of our analys</w:t>
      </w:r>
      <w:r w:rsidR="0074170E">
        <w:rPr>
          <w:sz w:val="24"/>
          <w:szCs w:val="24"/>
        </w:rPr>
        <w:t xml:space="preserve">is is the Local Authority level </w:t>
      </w:r>
      <w:r w:rsidR="00F35ECA">
        <w:rPr>
          <w:sz w:val="24"/>
          <w:szCs w:val="24"/>
        </w:rPr>
        <w:t>and this may hide some</w:t>
      </w:r>
      <w:ins w:id="391" w:author="Danny Dorling" w:date="2016-08-05T16:14:00Z">
        <w:r w:rsidR="002C1B7C">
          <w:rPr>
            <w:sz w:val="24"/>
            <w:szCs w:val="24"/>
          </w:rPr>
          <w:t xml:space="preserve"> small level</w:t>
        </w:r>
      </w:ins>
      <w:r w:rsidR="00F35ECA">
        <w:rPr>
          <w:sz w:val="24"/>
          <w:szCs w:val="24"/>
        </w:rPr>
        <w:t xml:space="preserve"> geograph</w:t>
      </w:r>
      <w:ins w:id="392" w:author="Danny Dorling" w:date="2016-08-05T16:15:00Z">
        <w:r w:rsidR="002C1B7C">
          <w:rPr>
            <w:sz w:val="24"/>
            <w:szCs w:val="24"/>
          </w:rPr>
          <w:t>ical patterns that might reveal more</w:t>
        </w:r>
      </w:ins>
      <w:del w:id="393" w:author="Danny Dorling" w:date="2016-08-05T16:15:00Z">
        <w:r w:rsidR="00F35ECA" w:rsidDel="002C1B7C">
          <w:rPr>
            <w:sz w:val="24"/>
            <w:szCs w:val="24"/>
          </w:rPr>
          <w:delText>y</w:delText>
        </w:r>
      </w:del>
      <w:r w:rsidR="00F35ECA">
        <w:rPr>
          <w:sz w:val="24"/>
          <w:szCs w:val="24"/>
        </w:rPr>
        <w:t>. Exploring the spatial distribution at smaller geographies will be key to helping us understand</w:t>
      </w:r>
      <w:r w:rsidR="0074170E">
        <w:rPr>
          <w:sz w:val="24"/>
          <w:szCs w:val="24"/>
        </w:rPr>
        <w:t xml:space="preserve"> what factors are associated with these changes</w:t>
      </w:r>
      <w:r w:rsidR="00F35ECA">
        <w:rPr>
          <w:sz w:val="24"/>
          <w:szCs w:val="24"/>
        </w:rPr>
        <w:t>.</w:t>
      </w:r>
    </w:p>
    <w:p w14:paraId="5BCC59A9" w14:textId="77777777" w:rsidR="00FA2964" w:rsidRDefault="00FA2964" w:rsidP="005E7208">
      <w:pPr>
        <w:spacing w:line="480" w:lineRule="auto"/>
        <w:rPr>
          <w:rFonts w:eastAsia="Times New Roman"/>
          <w:sz w:val="24"/>
          <w:szCs w:val="24"/>
        </w:rPr>
      </w:pPr>
    </w:p>
    <w:p w14:paraId="6F4D048A" w14:textId="77777777" w:rsidR="00F039E2" w:rsidRPr="00F039E2" w:rsidRDefault="00F039E2" w:rsidP="005E7208">
      <w:pPr>
        <w:spacing w:line="480" w:lineRule="auto"/>
        <w:rPr>
          <w:rFonts w:eastAsia="Times New Roman"/>
          <w:sz w:val="24"/>
          <w:szCs w:val="24"/>
        </w:rPr>
      </w:pPr>
      <w:r>
        <w:rPr>
          <w:rFonts w:eastAsia="Times New Roman"/>
          <w:b/>
          <w:sz w:val="24"/>
          <w:szCs w:val="24"/>
        </w:rPr>
        <w:t>Conclusion</w:t>
      </w:r>
    </w:p>
    <w:p w14:paraId="64F18CF6" w14:textId="4082EAC0" w:rsidR="00E41351" w:rsidRPr="005E7208" w:rsidRDefault="00F039E2" w:rsidP="00E41351">
      <w:pPr>
        <w:spacing w:line="480" w:lineRule="auto"/>
        <w:rPr>
          <w:sz w:val="24"/>
          <w:szCs w:val="24"/>
        </w:rPr>
      </w:pPr>
      <w:r>
        <w:rPr>
          <w:rFonts w:eastAsia="Times New Roman"/>
          <w:sz w:val="24"/>
          <w:szCs w:val="24"/>
        </w:rPr>
        <w:t xml:space="preserve">Separating out </w:t>
      </w:r>
      <w:ins w:id="394" w:author="Jonathan Minton" w:date="2016-08-05T16:52:00Z">
        <w:r w:rsidR="00B6068E">
          <w:rPr>
            <w:rFonts w:eastAsia="Times New Roman"/>
            <w:sz w:val="24"/>
            <w:szCs w:val="24"/>
          </w:rPr>
          <w:t xml:space="preserve">distinct </w:t>
        </w:r>
      </w:ins>
      <w:r>
        <w:rPr>
          <w:rFonts w:eastAsia="Times New Roman"/>
          <w:sz w:val="24"/>
          <w:szCs w:val="24"/>
        </w:rPr>
        <w:t>causal factors to understand population level trends is</w:t>
      </w:r>
      <w:ins w:id="395" w:author="Danny Dorling" w:date="2016-08-05T16:15:00Z">
        <w:r w:rsidR="002C1B7C">
          <w:rPr>
            <w:rFonts w:eastAsia="Times New Roman"/>
            <w:sz w:val="24"/>
            <w:szCs w:val="24"/>
          </w:rPr>
          <w:t xml:space="preserve"> almost always</w:t>
        </w:r>
      </w:ins>
      <w:r>
        <w:rPr>
          <w:rFonts w:eastAsia="Times New Roman"/>
          <w:sz w:val="24"/>
          <w:szCs w:val="24"/>
        </w:rPr>
        <w:t xml:space="preserve"> inherently difficult. </w:t>
      </w:r>
      <w:ins w:id="396" w:author="Jonathan Minton" w:date="2016-08-05T16:52:00Z">
        <w:r w:rsidR="00B6068E">
          <w:rPr>
            <w:rFonts w:eastAsia="Times New Roman"/>
            <w:sz w:val="24"/>
            <w:szCs w:val="24"/>
          </w:rPr>
          <w:t>Multiple forms of fiscal cut have occurred</w:t>
        </w:r>
      </w:ins>
      <w:ins w:id="397" w:author="Jonathan Minton" w:date="2016-08-05T16:54:00Z">
        <w:r w:rsidR="00B6068E">
          <w:rPr>
            <w:rFonts w:eastAsia="Times New Roman"/>
            <w:sz w:val="24"/>
            <w:szCs w:val="24"/>
          </w:rPr>
          <w:t xml:space="preserve"> in the UK in recent years</w:t>
        </w:r>
      </w:ins>
      <w:ins w:id="398" w:author="Jonathan Minton" w:date="2016-08-05T16:52:00Z">
        <w:r w:rsidR="00B6068E">
          <w:rPr>
            <w:rFonts w:eastAsia="Times New Roman"/>
            <w:sz w:val="24"/>
            <w:szCs w:val="24"/>
          </w:rPr>
          <w:t>, each of which could have been an independent cause of harm</w:t>
        </w:r>
      </w:ins>
      <w:ins w:id="399" w:author="Jonathan Minton" w:date="2016-08-05T16:56:00Z">
        <w:r w:rsidR="00B6068E">
          <w:rPr>
            <w:rFonts w:eastAsia="Times New Roman"/>
            <w:sz w:val="24"/>
            <w:szCs w:val="24"/>
          </w:rPr>
          <w:t xml:space="preserve">. </w:t>
        </w:r>
      </w:ins>
      <w:r w:rsidR="002917AB">
        <w:rPr>
          <w:rFonts w:eastAsia="Times New Roman"/>
          <w:sz w:val="24"/>
          <w:szCs w:val="24"/>
        </w:rPr>
        <w:t xml:space="preserve">We offer possible explanations for our findings, although the truth is likely to lie somewhere </w:t>
      </w:r>
      <w:bookmarkStart w:id="400" w:name="_GoBack"/>
      <w:bookmarkEnd w:id="400"/>
      <w:r w:rsidR="002917AB">
        <w:rPr>
          <w:rFonts w:eastAsia="Times New Roman"/>
          <w:sz w:val="24"/>
          <w:szCs w:val="24"/>
        </w:rPr>
        <w:t>in the middle of them</w:t>
      </w:r>
      <w:ins w:id="401" w:author="Danny Dorling" w:date="2016-08-05T16:15:00Z">
        <w:r w:rsidR="007E6170">
          <w:rPr>
            <w:rFonts w:eastAsia="Times New Roman"/>
            <w:sz w:val="24"/>
            <w:szCs w:val="24"/>
          </w:rPr>
          <w:t xml:space="preserve">, and if austerity is the main factor it might well have </w:t>
        </w:r>
      </w:ins>
      <w:ins w:id="402" w:author="Danny Dorling" w:date="2016-08-05T16:16:00Z">
        <w:r w:rsidR="007E6170">
          <w:rPr>
            <w:rFonts w:eastAsia="Times New Roman"/>
            <w:sz w:val="24"/>
            <w:szCs w:val="24"/>
          </w:rPr>
          <w:t>been</w:t>
        </w:r>
      </w:ins>
      <w:ins w:id="403" w:author="Danny Dorling" w:date="2016-08-05T16:15:00Z">
        <w:r w:rsidR="007E6170">
          <w:rPr>
            <w:rFonts w:eastAsia="Times New Roman"/>
            <w:sz w:val="24"/>
            <w:szCs w:val="24"/>
          </w:rPr>
          <w:t xml:space="preserve"> the effect on the </w:t>
        </w:r>
      </w:ins>
      <w:ins w:id="404" w:author="Danny Dorling" w:date="2016-08-05T16:16:00Z">
        <w:r w:rsidR="007E6170">
          <w:rPr>
            <w:rFonts w:eastAsia="Times New Roman"/>
            <w:sz w:val="24"/>
            <w:szCs w:val="24"/>
          </w:rPr>
          <w:t>young</w:t>
        </w:r>
      </w:ins>
      <w:ins w:id="405" w:author="Danny Dorling" w:date="2016-08-05T16:15:00Z">
        <w:r w:rsidR="007E6170">
          <w:rPr>
            <w:rFonts w:eastAsia="Times New Roman"/>
            <w:sz w:val="24"/>
            <w:szCs w:val="24"/>
          </w:rPr>
          <w:t xml:space="preserve"> and how that somehow then altered the life chance of the old and especially </w:t>
        </w:r>
      </w:ins>
      <w:ins w:id="406" w:author="Danny Dorling" w:date="2016-08-05T16:16:00Z">
        <w:r w:rsidR="007E6170">
          <w:rPr>
            <w:rFonts w:eastAsia="Times New Roman"/>
            <w:sz w:val="24"/>
            <w:szCs w:val="24"/>
          </w:rPr>
          <w:t>the</w:t>
        </w:r>
      </w:ins>
      <w:ins w:id="407" w:author="Danny Dorling" w:date="2016-08-05T16:15:00Z">
        <w:r w:rsidR="007E6170">
          <w:rPr>
            <w:rFonts w:eastAsia="Times New Roman"/>
            <w:sz w:val="24"/>
            <w:szCs w:val="24"/>
          </w:rPr>
          <w:t xml:space="preserve"> </w:t>
        </w:r>
      </w:ins>
      <w:ins w:id="408" w:author="Danny Dorling" w:date="2016-08-05T16:16:00Z">
        <w:r w:rsidR="007E6170">
          <w:rPr>
            <w:rFonts w:eastAsia="Times New Roman"/>
            <w:sz w:val="24"/>
            <w:szCs w:val="24"/>
          </w:rPr>
          <w:t>very elderly</w:t>
        </w:r>
      </w:ins>
      <w:r w:rsidR="002917AB">
        <w:rPr>
          <w:rFonts w:eastAsia="Times New Roman"/>
          <w:sz w:val="24"/>
          <w:szCs w:val="24"/>
        </w:rPr>
        <w:t>. What is definite is that</w:t>
      </w:r>
      <w:r>
        <w:rPr>
          <w:rFonts w:eastAsia="Times New Roman"/>
          <w:sz w:val="24"/>
          <w:szCs w:val="24"/>
        </w:rPr>
        <w:t xml:space="preserve"> our findings demonstrate unprecedented changes</w:t>
      </w:r>
      <w:ins w:id="409" w:author="Danny Dorling" w:date="2016-08-05T16:16:00Z">
        <w:r w:rsidR="007E6170">
          <w:rPr>
            <w:rFonts w:eastAsia="Times New Roman"/>
            <w:sz w:val="24"/>
            <w:szCs w:val="24"/>
          </w:rPr>
          <w:t xml:space="preserve"> in a time of no war, no great influenza epidemic, no freezing winter, and no cholera,</w:t>
        </w:r>
      </w:ins>
      <w:r>
        <w:rPr>
          <w:rFonts w:eastAsia="Times New Roman"/>
          <w:sz w:val="24"/>
          <w:szCs w:val="24"/>
        </w:rPr>
        <w:t xml:space="preserve"> with rising mortality rates amongst the elderly with no clear geographical pattern. Decades of progress in population health</w:t>
      </w:r>
      <w:ins w:id="410" w:author="Danny Dorling" w:date="2016-08-05T16:16:00Z">
        <w:r w:rsidR="007E6170">
          <w:rPr>
            <w:rFonts w:eastAsia="Times New Roman"/>
            <w:sz w:val="24"/>
            <w:szCs w:val="24"/>
          </w:rPr>
          <w:t>,</w:t>
        </w:r>
      </w:ins>
      <w:r>
        <w:rPr>
          <w:rFonts w:eastAsia="Times New Roman"/>
          <w:sz w:val="24"/>
          <w:szCs w:val="24"/>
        </w:rPr>
        <w:t xml:space="preserve"> with falling mortality rates</w:t>
      </w:r>
      <w:ins w:id="411" w:author="Danny Dorling" w:date="2016-08-05T16:16:00Z">
        <w:r w:rsidR="007E6170">
          <w:rPr>
            <w:rFonts w:eastAsia="Times New Roman"/>
            <w:sz w:val="24"/>
            <w:szCs w:val="24"/>
          </w:rPr>
          <w:t xml:space="preserve"> becoming the norm,</w:t>
        </w:r>
      </w:ins>
      <w:r>
        <w:rPr>
          <w:rFonts w:eastAsia="Times New Roman"/>
          <w:sz w:val="24"/>
          <w:szCs w:val="24"/>
        </w:rPr>
        <w:t xml:space="preserve"> have been reversed, and the magnitude of this change </w:t>
      </w:r>
      <w:ins w:id="412" w:author="Danny Dorling" w:date="2016-08-05T16:17:00Z">
        <w:r w:rsidR="007E6170">
          <w:rPr>
            <w:rFonts w:eastAsia="Times New Roman"/>
            <w:sz w:val="24"/>
            <w:szCs w:val="24"/>
          </w:rPr>
          <w:t xml:space="preserve">and </w:t>
        </w:r>
        <w:del w:id="413" w:author="Jonathan Minton" w:date="2016-08-05T16:55:00Z">
          <w:r w:rsidR="007E6170" w:rsidDel="00B6068E">
            <w:rPr>
              <w:rFonts w:eastAsia="Times New Roman"/>
              <w:sz w:val="24"/>
              <w:szCs w:val="24"/>
            </w:rPr>
            <w:delText>eth</w:delText>
          </w:r>
        </w:del>
      </w:ins>
      <w:ins w:id="414" w:author="Jonathan Minton" w:date="2016-08-05T16:55:00Z">
        <w:r w:rsidR="00B6068E">
          <w:rPr>
            <w:rFonts w:eastAsia="Times New Roman"/>
            <w:sz w:val="24"/>
            <w:szCs w:val="24"/>
          </w:rPr>
          <w:t>the</w:t>
        </w:r>
      </w:ins>
      <w:ins w:id="415" w:author="Danny Dorling" w:date="2016-08-05T16:17:00Z">
        <w:r w:rsidR="007E6170">
          <w:rPr>
            <w:rFonts w:eastAsia="Times New Roman"/>
            <w:sz w:val="24"/>
            <w:szCs w:val="24"/>
          </w:rPr>
          <w:t xml:space="preserve"> small rises in 2012 and 2013 </w:t>
        </w:r>
      </w:ins>
      <w:r>
        <w:rPr>
          <w:rFonts w:eastAsia="Times New Roman"/>
          <w:sz w:val="24"/>
          <w:szCs w:val="24"/>
        </w:rPr>
        <w:t xml:space="preserve">suggests that </w:t>
      </w:r>
      <w:ins w:id="416" w:author="Danny Dorling" w:date="2016-08-05T16:17:00Z">
        <w:r w:rsidR="007E6170">
          <w:rPr>
            <w:rFonts w:eastAsia="Times New Roman"/>
            <w:sz w:val="24"/>
            <w:szCs w:val="24"/>
          </w:rPr>
          <w:t>2015</w:t>
        </w:r>
      </w:ins>
      <w:del w:id="417" w:author="Danny Dorling" w:date="2016-08-05T16:17:00Z">
        <w:r w:rsidDel="007E6170">
          <w:rPr>
            <w:rFonts w:eastAsia="Times New Roman"/>
            <w:sz w:val="24"/>
            <w:szCs w:val="24"/>
          </w:rPr>
          <w:delText>it</w:delText>
        </w:r>
      </w:del>
      <w:r>
        <w:rPr>
          <w:rFonts w:eastAsia="Times New Roman"/>
          <w:sz w:val="24"/>
          <w:szCs w:val="24"/>
        </w:rPr>
        <w:t xml:space="preserve"> is not an isolated event. The implications of these changes</w:t>
      </w:r>
      <w:r w:rsidR="00E41351">
        <w:rPr>
          <w:rFonts w:eastAsia="Times New Roman"/>
          <w:sz w:val="24"/>
          <w:szCs w:val="24"/>
        </w:rPr>
        <w:t xml:space="preserve"> are profound given what has come </w:t>
      </w:r>
      <w:r w:rsidR="00E41351">
        <w:rPr>
          <w:rFonts w:eastAsia="Times New Roman"/>
          <w:sz w:val="24"/>
          <w:szCs w:val="24"/>
        </w:rPr>
        <w:lastRenderedPageBreak/>
        <w:t xml:space="preserve">before them, combined with the current political climate. </w:t>
      </w:r>
      <w:r w:rsidR="00E41351">
        <w:rPr>
          <w:sz w:val="24"/>
          <w:szCs w:val="24"/>
        </w:rPr>
        <w:t>What is troubling is that t</w:t>
      </w:r>
      <w:r w:rsidR="00E41351" w:rsidRPr="005E7208">
        <w:rPr>
          <w:sz w:val="24"/>
          <w:szCs w:val="24"/>
        </w:rPr>
        <w:t>he marked rise does not appear to have been raised as unusual</w:t>
      </w:r>
      <w:r w:rsidR="00EE65AB">
        <w:rPr>
          <w:sz w:val="24"/>
          <w:szCs w:val="24"/>
        </w:rPr>
        <w:t xml:space="preserve"> or picked up in the media</w:t>
      </w:r>
      <w:r w:rsidR="00EE65AB">
        <w:rPr>
          <w:rStyle w:val="FootnoteReference"/>
          <w:sz w:val="24"/>
          <w:szCs w:val="24"/>
        </w:rPr>
        <w:footnoteReference w:id="5"/>
      </w:r>
      <w:r w:rsidR="00E41351" w:rsidRPr="005E7208">
        <w:rPr>
          <w:sz w:val="24"/>
          <w:szCs w:val="24"/>
        </w:rPr>
        <w:t>.</w:t>
      </w:r>
      <w:r w:rsidR="00E41351">
        <w:rPr>
          <w:sz w:val="24"/>
          <w:szCs w:val="24"/>
        </w:rPr>
        <w:t xml:space="preserve"> </w:t>
      </w:r>
      <w:ins w:id="418" w:author="Danny Dorling" w:date="2016-08-05T16:17:00Z">
        <w:r w:rsidR="007E6170">
          <w:rPr>
            <w:sz w:val="24"/>
            <w:szCs w:val="24"/>
          </w:rPr>
          <w:t>Buy w</w:t>
        </w:r>
      </w:ins>
      <w:del w:id="419" w:author="Danny Dorling" w:date="2016-08-05T16:17:00Z">
        <w:r w:rsidR="00EE65AB" w:rsidDel="007E6170">
          <w:rPr>
            <w:sz w:val="24"/>
            <w:szCs w:val="24"/>
          </w:rPr>
          <w:delText>W</w:delText>
        </w:r>
      </w:del>
      <w:r w:rsidR="00EE65AB">
        <w:rPr>
          <w:sz w:val="24"/>
          <w:szCs w:val="24"/>
        </w:rPr>
        <w:t>hat is clear is that t</w:t>
      </w:r>
      <w:r w:rsidR="00E41351">
        <w:rPr>
          <w:sz w:val="24"/>
          <w:szCs w:val="24"/>
        </w:rPr>
        <w:t xml:space="preserve">he size </w:t>
      </w:r>
      <w:r w:rsidR="00EE65AB">
        <w:rPr>
          <w:sz w:val="24"/>
          <w:szCs w:val="24"/>
        </w:rPr>
        <w:t xml:space="preserve">and scale </w:t>
      </w:r>
      <w:r w:rsidR="00E41351">
        <w:rPr>
          <w:sz w:val="24"/>
          <w:szCs w:val="24"/>
        </w:rPr>
        <w:t>of the increase cannot be ignored.</w:t>
      </w:r>
      <w:ins w:id="420" w:author="Danny Dorling" w:date="2016-08-05T16:17:00Z">
        <w:r w:rsidR="007E6170">
          <w:rPr>
            <w:sz w:val="24"/>
            <w:szCs w:val="24"/>
          </w:rPr>
          <w:t xml:space="preserve"> Mostly people who get to live to very old ages had quite a confortable life. The majority of today’s </w:t>
        </w:r>
      </w:ins>
      <w:ins w:id="421" w:author="Danny Dorling" w:date="2016-08-05T16:18:00Z">
        <w:r w:rsidR="007E6170">
          <w:rPr>
            <w:sz w:val="24"/>
            <w:szCs w:val="24"/>
          </w:rPr>
          <w:t>elderly</w:t>
        </w:r>
      </w:ins>
      <w:ins w:id="422" w:author="Danny Dorling" w:date="2016-08-05T16:17:00Z">
        <w:r w:rsidR="007E6170">
          <w:rPr>
            <w:sz w:val="24"/>
            <w:szCs w:val="24"/>
          </w:rPr>
          <w:t xml:space="preserve"> </w:t>
        </w:r>
      </w:ins>
      <w:ins w:id="423" w:author="Danny Dorling" w:date="2016-08-05T16:18:00Z">
        <w:r w:rsidR="007E6170">
          <w:rPr>
            <w:sz w:val="24"/>
            <w:szCs w:val="24"/>
          </w:rPr>
          <w:t>were the middle class of a generation ago. If life for the elderly is getting worse, this is what we should expect for our own lives, for people who read and write papers in journals such as this.</w:t>
        </w:r>
      </w:ins>
    </w:p>
    <w:p w14:paraId="3818F221" w14:textId="77777777" w:rsidR="00BE7E64" w:rsidRDefault="00BE7E64" w:rsidP="005E7208">
      <w:pPr>
        <w:spacing w:line="480" w:lineRule="auto"/>
        <w:rPr>
          <w:rFonts w:eastAsia="Times New Roman"/>
          <w:b/>
          <w:sz w:val="24"/>
          <w:szCs w:val="24"/>
        </w:rPr>
      </w:pPr>
    </w:p>
    <w:p w14:paraId="5F108522" w14:textId="17D06210" w:rsidR="00BF1624" w:rsidRDefault="00BF1624" w:rsidP="005E7208">
      <w:pPr>
        <w:spacing w:line="480" w:lineRule="auto"/>
        <w:rPr>
          <w:rFonts w:eastAsia="Times New Roman"/>
          <w:sz w:val="24"/>
          <w:szCs w:val="24"/>
        </w:rPr>
      </w:pPr>
      <w:r>
        <w:rPr>
          <w:rFonts w:eastAsia="Times New Roman"/>
          <w:b/>
          <w:sz w:val="24"/>
          <w:szCs w:val="24"/>
        </w:rPr>
        <w:t>References</w:t>
      </w:r>
    </w:p>
    <w:p w14:paraId="63EB2ED9" w14:textId="3BCB38B2" w:rsidR="00E26284" w:rsidRPr="00E26284" w:rsidRDefault="00BF1624" w:rsidP="00E26284">
      <w:pPr>
        <w:widowControl w:val="0"/>
        <w:autoSpaceDE w:val="0"/>
        <w:autoSpaceDN w:val="0"/>
        <w:adjustRightInd w:val="0"/>
        <w:spacing w:line="480" w:lineRule="auto"/>
        <w:ind w:left="480" w:hanging="480"/>
        <w:rPr>
          <w:rFonts w:ascii="Calibri" w:hAnsi="Calibri" w:cs="Times New Roman"/>
          <w:noProof/>
          <w:sz w:val="24"/>
          <w:szCs w:val="24"/>
        </w:rPr>
      </w:pPr>
      <w:r>
        <w:rPr>
          <w:rFonts w:eastAsia="Times New Roman"/>
          <w:sz w:val="24"/>
          <w:szCs w:val="24"/>
        </w:rPr>
        <w:fldChar w:fldCharType="begin" w:fldLock="1"/>
      </w:r>
      <w:r>
        <w:rPr>
          <w:rFonts w:eastAsia="Times New Roman"/>
          <w:sz w:val="24"/>
          <w:szCs w:val="24"/>
        </w:rPr>
        <w:instrText xml:space="preserve">ADDIN Mendeley Bibliography CSL_BIBLIOGRAPHY </w:instrText>
      </w:r>
      <w:r>
        <w:rPr>
          <w:rFonts w:eastAsia="Times New Roman"/>
          <w:sz w:val="24"/>
          <w:szCs w:val="24"/>
        </w:rPr>
        <w:fldChar w:fldCharType="separate"/>
      </w:r>
      <w:r w:rsidR="00E26284" w:rsidRPr="00E26284">
        <w:rPr>
          <w:rFonts w:ascii="Calibri" w:hAnsi="Calibri" w:cs="Times New Roman"/>
          <w:noProof/>
          <w:sz w:val="24"/>
          <w:szCs w:val="24"/>
        </w:rPr>
        <w:t xml:space="preserve">Barr, B. et al., 2016. “First, do no harm”: are disability assessments associated with adverse trends in mental health? A longitudinal ecological study. </w:t>
      </w:r>
      <w:r w:rsidR="00E26284" w:rsidRPr="00E26284">
        <w:rPr>
          <w:rFonts w:ascii="Calibri" w:hAnsi="Calibri" w:cs="Times New Roman"/>
          <w:i/>
          <w:iCs/>
          <w:noProof/>
          <w:sz w:val="24"/>
          <w:szCs w:val="24"/>
        </w:rPr>
        <w:t>Journal of Epidemiology &amp; Community Health</w:t>
      </w:r>
      <w:r w:rsidR="00E26284" w:rsidRPr="00E26284">
        <w:rPr>
          <w:rFonts w:ascii="Calibri" w:hAnsi="Calibri" w:cs="Times New Roman"/>
          <w:noProof/>
          <w:sz w:val="24"/>
          <w:szCs w:val="24"/>
        </w:rPr>
        <w:t>, 70, pp.339–345.</w:t>
      </w:r>
    </w:p>
    <w:p w14:paraId="50712874" w14:textId="77777777" w:rsidR="00E26284" w:rsidRPr="00E26284" w:rsidRDefault="00E26284" w:rsidP="00E26284">
      <w:pPr>
        <w:widowControl w:val="0"/>
        <w:autoSpaceDE w:val="0"/>
        <w:autoSpaceDN w:val="0"/>
        <w:adjustRightInd w:val="0"/>
        <w:spacing w:line="480" w:lineRule="auto"/>
        <w:ind w:left="480" w:hanging="480"/>
        <w:rPr>
          <w:rFonts w:ascii="Calibri" w:hAnsi="Calibri" w:cs="Times New Roman"/>
          <w:noProof/>
          <w:sz w:val="24"/>
          <w:szCs w:val="24"/>
        </w:rPr>
      </w:pPr>
      <w:r w:rsidRPr="00E26284">
        <w:rPr>
          <w:rFonts w:ascii="Calibri" w:hAnsi="Calibri" w:cs="Times New Roman"/>
          <w:noProof/>
          <w:sz w:val="24"/>
          <w:szCs w:val="24"/>
        </w:rPr>
        <w:t xml:space="preserve">Barr, B. et al., 2012. Suicides associated with the 2008-10 economic recession in England : time trend analysis. </w:t>
      </w:r>
      <w:r w:rsidRPr="00E26284">
        <w:rPr>
          <w:rFonts w:ascii="Calibri" w:hAnsi="Calibri" w:cs="Times New Roman"/>
          <w:i/>
          <w:iCs/>
          <w:noProof/>
          <w:sz w:val="24"/>
          <w:szCs w:val="24"/>
        </w:rPr>
        <w:t>BMJ</w:t>
      </w:r>
      <w:r w:rsidRPr="00E26284">
        <w:rPr>
          <w:rFonts w:ascii="Calibri" w:hAnsi="Calibri" w:cs="Times New Roman"/>
          <w:noProof/>
          <w:sz w:val="24"/>
          <w:szCs w:val="24"/>
        </w:rPr>
        <w:t>, 345, p.e5142.</w:t>
      </w:r>
    </w:p>
    <w:p w14:paraId="2029BA04" w14:textId="77777777" w:rsidR="00E26284" w:rsidRPr="00E26284" w:rsidRDefault="00E26284" w:rsidP="00E26284">
      <w:pPr>
        <w:widowControl w:val="0"/>
        <w:autoSpaceDE w:val="0"/>
        <w:autoSpaceDN w:val="0"/>
        <w:adjustRightInd w:val="0"/>
        <w:spacing w:line="480" w:lineRule="auto"/>
        <w:ind w:left="480" w:hanging="480"/>
        <w:rPr>
          <w:rFonts w:ascii="Calibri" w:hAnsi="Calibri" w:cs="Times New Roman"/>
          <w:noProof/>
          <w:sz w:val="24"/>
          <w:szCs w:val="24"/>
        </w:rPr>
      </w:pPr>
      <w:r w:rsidRPr="00E26284">
        <w:rPr>
          <w:rFonts w:ascii="Calibri" w:hAnsi="Calibri" w:cs="Times New Roman"/>
          <w:noProof/>
          <w:sz w:val="24"/>
          <w:szCs w:val="24"/>
        </w:rPr>
        <w:t xml:space="preserve">Barr, B., Kinderman, P. &amp; Whitehead, M., 2015. Trends in mental health inequalities in England during a period of recession, austerity and welfare reform 2004 to 2013. </w:t>
      </w:r>
      <w:r w:rsidRPr="00E26284">
        <w:rPr>
          <w:rFonts w:ascii="Calibri" w:hAnsi="Calibri" w:cs="Times New Roman"/>
          <w:i/>
          <w:iCs/>
          <w:noProof/>
          <w:sz w:val="24"/>
          <w:szCs w:val="24"/>
        </w:rPr>
        <w:t>Social Science &amp; Medicine</w:t>
      </w:r>
      <w:r w:rsidRPr="00E26284">
        <w:rPr>
          <w:rFonts w:ascii="Calibri" w:hAnsi="Calibri" w:cs="Times New Roman"/>
          <w:noProof/>
          <w:sz w:val="24"/>
          <w:szCs w:val="24"/>
        </w:rPr>
        <w:t>, 147, pp.324–331. Available at: http://dx.doi.org/10.1016/j.socscimed.2015.11.009.</w:t>
      </w:r>
    </w:p>
    <w:p w14:paraId="7BD1F70D" w14:textId="77777777" w:rsidR="00E26284" w:rsidRPr="00E26284" w:rsidRDefault="00E26284" w:rsidP="00E26284">
      <w:pPr>
        <w:widowControl w:val="0"/>
        <w:autoSpaceDE w:val="0"/>
        <w:autoSpaceDN w:val="0"/>
        <w:adjustRightInd w:val="0"/>
        <w:spacing w:line="480" w:lineRule="auto"/>
        <w:ind w:left="480" w:hanging="480"/>
        <w:rPr>
          <w:rFonts w:ascii="Calibri" w:hAnsi="Calibri" w:cs="Times New Roman"/>
          <w:noProof/>
          <w:sz w:val="24"/>
          <w:szCs w:val="24"/>
        </w:rPr>
      </w:pPr>
      <w:r w:rsidRPr="00E26284">
        <w:rPr>
          <w:rFonts w:ascii="Calibri" w:hAnsi="Calibri" w:cs="Times New Roman"/>
          <w:noProof/>
          <w:sz w:val="24"/>
          <w:szCs w:val="24"/>
        </w:rPr>
        <w:t xml:space="preserve">Case, A. &amp; Deaton, A., 2015. Rising morbidity and mortality in midlife among white non-Hispanic Americans in the 21st century. </w:t>
      </w:r>
      <w:r w:rsidRPr="00E26284">
        <w:rPr>
          <w:rFonts w:ascii="Calibri" w:hAnsi="Calibri" w:cs="Times New Roman"/>
          <w:i/>
          <w:iCs/>
          <w:noProof/>
          <w:sz w:val="24"/>
          <w:szCs w:val="24"/>
        </w:rPr>
        <w:t>PNAS</w:t>
      </w:r>
      <w:r w:rsidRPr="00E26284">
        <w:rPr>
          <w:rFonts w:ascii="Calibri" w:hAnsi="Calibri" w:cs="Times New Roman"/>
          <w:noProof/>
          <w:sz w:val="24"/>
          <w:szCs w:val="24"/>
        </w:rPr>
        <w:t>, 112(49), pp.15078–15083.</w:t>
      </w:r>
    </w:p>
    <w:p w14:paraId="40FFB87D" w14:textId="77777777" w:rsidR="00E26284" w:rsidRPr="00E26284" w:rsidRDefault="00E26284" w:rsidP="00E26284">
      <w:pPr>
        <w:widowControl w:val="0"/>
        <w:autoSpaceDE w:val="0"/>
        <w:autoSpaceDN w:val="0"/>
        <w:adjustRightInd w:val="0"/>
        <w:spacing w:line="480" w:lineRule="auto"/>
        <w:ind w:left="480" w:hanging="480"/>
        <w:rPr>
          <w:rFonts w:ascii="Calibri" w:hAnsi="Calibri" w:cs="Times New Roman"/>
          <w:noProof/>
          <w:sz w:val="24"/>
          <w:szCs w:val="24"/>
        </w:rPr>
      </w:pPr>
      <w:r w:rsidRPr="00E26284">
        <w:rPr>
          <w:rFonts w:ascii="Calibri" w:hAnsi="Calibri" w:cs="Times New Roman"/>
          <w:noProof/>
          <w:sz w:val="24"/>
          <w:szCs w:val="24"/>
        </w:rPr>
        <w:lastRenderedPageBreak/>
        <w:t>Department of Health, 2015. A mandate from the Government to NHS England: April 2015 to March 2016. Available at: https://www.gov.uk/government/uploads/system/uploads/attachment_data/file/486818/mndate-NHSE-15_16.pdf.</w:t>
      </w:r>
    </w:p>
    <w:p w14:paraId="6B48425B" w14:textId="40C495D4" w:rsidR="002C1B7C" w:rsidRDefault="002C1B7C" w:rsidP="00E26284">
      <w:pPr>
        <w:widowControl w:val="0"/>
        <w:autoSpaceDE w:val="0"/>
        <w:autoSpaceDN w:val="0"/>
        <w:adjustRightInd w:val="0"/>
        <w:spacing w:line="480" w:lineRule="auto"/>
        <w:ind w:left="480" w:hanging="480"/>
        <w:rPr>
          <w:ins w:id="424" w:author="Danny Dorling" w:date="2016-08-05T16:12:00Z"/>
          <w:rFonts w:ascii="Calibri" w:hAnsi="Calibri" w:cs="Times New Roman"/>
          <w:noProof/>
          <w:sz w:val="24"/>
          <w:szCs w:val="24"/>
        </w:rPr>
      </w:pPr>
      <w:ins w:id="425" w:author="Danny Dorling" w:date="2016-08-05T16:13:00Z">
        <w:r w:rsidRPr="002C1B7C">
          <w:rPr>
            <w:rFonts w:ascii="Calibri" w:hAnsi="Calibri" w:cs="Times New Roman"/>
            <w:noProof/>
            <w:sz w:val="24"/>
            <w:szCs w:val="24"/>
          </w:rPr>
          <w:t xml:space="preserve">Dorling D. </w:t>
        </w:r>
      </w:ins>
      <w:ins w:id="426" w:author="Danny Dorling" w:date="2016-08-05T16:14:00Z">
        <w:r>
          <w:rPr>
            <w:rFonts w:ascii="Calibri" w:hAnsi="Calibri" w:cs="Times New Roman"/>
            <w:noProof/>
            <w:sz w:val="24"/>
            <w:szCs w:val="24"/>
          </w:rPr>
          <w:t xml:space="preserve">(2014) </w:t>
        </w:r>
      </w:ins>
      <w:ins w:id="427" w:author="Danny Dorling" w:date="2016-08-05T16:13:00Z">
        <w:r w:rsidRPr="002C1B7C">
          <w:rPr>
            <w:rFonts w:ascii="Calibri" w:hAnsi="Calibri" w:cs="Times New Roman"/>
            <w:noProof/>
            <w:sz w:val="24"/>
            <w:szCs w:val="24"/>
          </w:rPr>
          <w:t>Why are the old dying before their time? How austerity has affected mortality rates. New Statesman 2014 Feb 7. http://www.newstatesman.com/politics/2014/02/why-are-old-people-britain-dying-their-time</w:t>
        </w:r>
      </w:ins>
    </w:p>
    <w:p w14:paraId="492BE3D5" w14:textId="5BFD2A72" w:rsidR="0043492B" w:rsidRDefault="0043492B" w:rsidP="00E26284">
      <w:pPr>
        <w:widowControl w:val="0"/>
        <w:autoSpaceDE w:val="0"/>
        <w:autoSpaceDN w:val="0"/>
        <w:adjustRightInd w:val="0"/>
        <w:spacing w:line="480" w:lineRule="auto"/>
        <w:ind w:left="480" w:hanging="480"/>
        <w:rPr>
          <w:ins w:id="428" w:author="Danny Dorling" w:date="2016-08-05T15:44:00Z"/>
          <w:rFonts w:ascii="Calibri" w:hAnsi="Calibri" w:cs="Times New Roman"/>
          <w:noProof/>
          <w:sz w:val="24"/>
          <w:szCs w:val="24"/>
        </w:rPr>
      </w:pPr>
      <w:ins w:id="429" w:author="Danny Dorling" w:date="2016-08-05T15:08:00Z">
        <w:r>
          <w:rPr>
            <w:rFonts w:ascii="Calibri" w:hAnsi="Calibri" w:cs="Times New Roman"/>
            <w:noProof/>
            <w:sz w:val="24"/>
            <w:szCs w:val="24"/>
          </w:rPr>
          <w:t>Dorling, D. (2016</w:t>
        </w:r>
      </w:ins>
      <w:ins w:id="430" w:author="Danny Dorling" w:date="2016-08-05T15:44:00Z">
        <w:r w:rsidR="00826AD1">
          <w:rPr>
            <w:rFonts w:ascii="Calibri" w:hAnsi="Calibri" w:cs="Times New Roman"/>
            <w:noProof/>
            <w:sz w:val="24"/>
            <w:szCs w:val="24"/>
          </w:rPr>
          <w:t>a</w:t>
        </w:r>
      </w:ins>
      <w:ins w:id="431" w:author="Danny Dorling" w:date="2016-08-05T15:08:00Z">
        <w:r>
          <w:rPr>
            <w:rFonts w:ascii="Calibri" w:hAnsi="Calibri" w:cs="Times New Roman"/>
            <w:noProof/>
            <w:sz w:val="24"/>
            <w:szCs w:val="24"/>
          </w:rPr>
          <w:t xml:space="preserve">) </w:t>
        </w:r>
      </w:ins>
      <w:ins w:id="432" w:author="Danny Dorling" w:date="2016-08-05T15:10:00Z">
        <w:r w:rsidRPr="0043492B">
          <w:rPr>
            <w:rFonts w:ascii="Calibri" w:hAnsi="Calibri" w:cs="Times New Roman"/>
            <w:noProof/>
            <w:sz w:val="24"/>
            <w:szCs w:val="24"/>
          </w:rPr>
          <w:t xml:space="preserve">A Better Politics: How Government Can Make Us Happier, with illustrations by Ella Furness, </w:t>
        </w:r>
        <w:r>
          <w:rPr>
            <w:rFonts w:ascii="Calibri" w:hAnsi="Calibri" w:cs="Times New Roman"/>
            <w:noProof/>
            <w:sz w:val="24"/>
            <w:szCs w:val="24"/>
          </w:rPr>
          <w:t xml:space="preserve">London: </w:t>
        </w:r>
        <w:r w:rsidRPr="0043492B">
          <w:rPr>
            <w:rFonts w:ascii="Calibri" w:hAnsi="Calibri" w:cs="Times New Roman"/>
            <w:noProof/>
            <w:sz w:val="24"/>
            <w:szCs w:val="24"/>
          </w:rPr>
          <w:t>London Publishing Partnership</w:t>
        </w:r>
      </w:ins>
    </w:p>
    <w:p w14:paraId="1A522E7C" w14:textId="7D1BB401" w:rsidR="00826AD1" w:rsidRDefault="00826AD1" w:rsidP="00E26284">
      <w:pPr>
        <w:widowControl w:val="0"/>
        <w:autoSpaceDE w:val="0"/>
        <w:autoSpaceDN w:val="0"/>
        <w:adjustRightInd w:val="0"/>
        <w:spacing w:line="480" w:lineRule="auto"/>
        <w:ind w:left="480" w:hanging="480"/>
        <w:rPr>
          <w:ins w:id="433" w:author="Danny Dorling" w:date="2016-08-05T15:08:00Z"/>
          <w:rFonts w:ascii="Calibri" w:hAnsi="Calibri" w:cs="Times New Roman"/>
          <w:noProof/>
          <w:sz w:val="24"/>
          <w:szCs w:val="24"/>
        </w:rPr>
      </w:pPr>
      <w:ins w:id="434" w:author="Danny Dorling" w:date="2016-08-05T15:45:00Z">
        <w:r w:rsidRPr="00826AD1">
          <w:rPr>
            <w:rFonts w:ascii="Calibri" w:hAnsi="Calibri" w:cs="Times New Roman"/>
            <w:noProof/>
            <w:sz w:val="24"/>
            <w:szCs w:val="24"/>
          </w:rPr>
          <w:t>Dorling, D. (2016</w:t>
        </w:r>
        <w:r>
          <w:rPr>
            <w:rFonts w:ascii="Calibri" w:hAnsi="Calibri" w:cs="Times New Roman"/>
            <w:noProof/>
            <w:sz w:val="24"/>
            <w:szCs w:val="24"/>
          </w:rPr>
          <w:t>b</w:t>
        </w:r>
        <w:r w:rsidRPr="00826AD1">
          <w:rPr>
            <w:rFonts w:ascii="Calibri" w:hAnsi="Calibri" w:cs="Times New Roman"/>
            <w:noProof/>
            <w:sz w:val="24"/>
            <w:szCs w:val="24"/>
          </w:rPr>
          <w:t>) Austerity, Rapidly Worsening Public Health across the UK, and Brexit, Political Insight Blog, Political Studies Association, July 11th, https://www.psa.ac.uk/insight-plus/blog/austerity-rapidly-worsening-public-health-across-uk-and-brexit-0</w:t>
        </w:r>
      </w:ins>
    </w:p>
    <w:p w14:paraId="2D4337A5" w14:textId="1AB5AEA6" w:rsidR="002B0C72" w:rsidRDefault="002B0C72" w:rsidP="002B0C72">
      <w:pPr>
        <w:widowControl w:val="0"/>
        <w:autoSpaceDE w:val="0"/>
        <w:autoSpaceDN w:val="0"/>
        <w:adjustRightInd w:val="0"/>
        <w:spacing w:line="480" w:lineRule="auto"/>
        <w:ind w:left="480" w:hanging="480"/>
        <w:rPr>
          <w:ins w:id="435" w:author="Danny Dorling" w:date="2016-08-05T15:56:00Z"/>
          <w:rFonts w:ascii="Calibri" w:hAnsi="Calibri" w:cs="Times New Roman"/>
          <w:noProof/>
          <w:sz w:val="24"/>
          <w:szCs w:val="24"/>
        </w:rPr>
      </w:pPr>
      <w:ins w:id="436" w:author="Danny Dorling" w:date="2016-08-05T15:56:00Z">
        <w:r>
          <w:rPr>
            <w:rFonts w:ascii="Calibri" w:hAnsi="Calibri" w:cs="Times New Roman"/>
            <w:noProof/>
            <w:sz w:val="24"/>
            <w:szCs w:val="24"/>
          </w:rPr>
          <w:t>Dorling</w:t>
        </w:r>
      </w:ins>
      <w:ins w:id="437" w:author="Danny Dorling" w:date="2016-08-05T15:57:00Z">
        <w:r>
          <w:rPr>
            <w:rFonts w:ascii="Calibri" w:hAnsi="Calibri" w:cs="Times New Roman"/>
            <w:noProof/>
            <w:sz w:val="24"/>
            <w:szCs w:val="24"/>
          </w:rPr>
          <w:t>, D.</w:t>
        </w:r>
      </w:ins>
      <w:ins w:id="438" w:author="Danny Dorling" w:date="2016-08-05T15:56:00Z">
        <w:r>
          <w:rPr>
            <w:rFonts w:ascii="Calibri" w:hAnsi="Calibri" w:cs="Times New Roman"/>
            <w:noProof/>
            <w:sz w:val="24"/>
            <w:szCs w:val="24"/>
          </w:rPr>
          <w:t xml:space="preserve"> (2016c) </w:t>
        </w:r>
        <w:r w:rsidRPr="002B0C72">
          <w:rPr>
            <w:rFonts w:ascii="Calibri" w:hAnsi="Calibri" w:cs="Times New Roman"/>
            <w:noProof/>
            <w:sz w:val="24"/>
            <w:szCs w:val="24"/>
          </w:rPr>
          <w:t>Dorling, D. (2016)</w:t>
        </w:r>
        <w:r>
          <w:rPr>
            <w:rFonts w:ascii="Calibri" w:hAnsi="Calibri" w:cs="Times New Roman"/>
            <w:noProof/>
            <w:sz w:val="24"/>
            <w:szCs w:val="24"/>
          </w:rPr>
          <w:t xml:space="preserve"> </w:t>
        </w:r>
        <w:r w:rsidRPr="002B0C72">
          <w:rPr>
            <w:rFonts w:ascii="Calibri" w:hAnsi="Calibri" w:cs="Times New Roman"/>
            <w:noProof/>
            <w:sz w:val="24"/>
            <w:szCs w:val="24"/>
          </w:rPr>
          <w:t>The Scottish Mortality Crisis</w:t>
        </w:r>
      </w:ins>
      <w:ins w:id="439" w:author="Danny Dorling" w:date="2016-08-05T15:57:00Z">
        <w:r>
          <w:rPr>
            <w:rFonts w:ascii="Calibri" w:hAnsi="Calibri" w:cs="Times New Roman"/>
            <w:noProof/>
            <w:sz w:val="24"/>
            <w:szCs w:val="24"/>
          </w:rPr>
          <w:t xml:space="preserve">, </w:t>
        </w:r>
      </w:ins>
      <w:ins w:id="440" w:author="Danny Dorling" w:date="2016-08-05T15:56:00Z">
        <w:r w:rsidRPr="002B0C72">
          <w:rPr>
            <w:rFonts w:ascii="Calibri" w:hAnsi="Calibri" w:cs="Times New Roman"/>
            <w:noProof/>
            <w:sz w:val="24"/>
            <w:szCs w:val="24"/>
          </w:rPr>
          <w:t>The Geographer</w:t>
        </w:r>
      </w:ins>
      <w:ins w:id="441" w:author="Danny Dorling" w:date="2016-08-05T15:57:00Z">
        <w:r>
          <w:rPr>
            <w:rFonts w:ascii="Calibri" w:hAnsi="Calibri" w:cs="Times New Roman"/>
            <w:noProof/>
            <w:sz w:val="24"/>
            <w:szCs w:val="24"/>
          </w:rPr>
          <w:t xml:space="preserve">, </w:t>
        </w:r>
      </w:ins>
      <w:ins w:id="442" w:author="Danny Dorling" w:date="2016-08-05T15:56:00Z">
        <w:r w:rsidRPr="002B0C72">
          <w:rPr>
            <w:rFonts w:ascii="Calibri" w:hAnsi="Calibri" w:cs="Times New Roman"/>
            <w:noProof/>
            <w:sz w:val="24"/>
            <w:szCs w:val="24"/>
          </w:rPr>
          <w:t>(Newsletter of the Royal Scottish Geographical Society)</w:t>
        </w:r>
      </w:ins>
      <w:ins w:id="443" w:author="Danny Dorling" w:date="2016-08-05T15:57:00Z">
        <w:r>
          <w:rPr>
            <w:rFonts w:ascii="Calibri" w:hAnsi="Calibri" w:cs="Times New Roman"/>
            <w:noProof/>
            <w:sz w:val="24"/>
            <w:szCs w:val="24"/>
          </w:rPr>
          <w:t xml:space="preserve">, </w:t>
        </w:r>
      </w:ins>
      <w:ins w:id="444" w:author="Danny Dorling" w:date="2016-08-05T15:56:00Z">
        <w:r w:rsidRPr="002B0C72">
          <w:rPr>
            <w:rFonts w:ascii="Calibri" w:hAnsi="Calibri" w:cs="Times New Roman"/>
            <w:noProof/>
            <w:sz w:val="24"/>
            <w:szCs w:val="24"/>
          </w:rPr>
          <w:t>Summer, pp.8-9</w:t>
        </w:r>
      </w:ins>
      <w:ins w:id="445" w:author="Danny Dorling" w:date="2016-08-05T15:57:00Z">
        <w:r>
          <w:rPr>
            <w:rFonts w:ascii="Calibri" w:hAnsi="Calibri" w:cs="Times New Roman"/>
            <w:noProof/>
            <w:sz w:val="24"/>
            <w:szCs w:val="24"/>
          </w:rPr>
          <w:t>.</w:t>
        </w:r>
      </w:ins>
    </w:p>
    <w:p w14:paraId="1D7C66FB" w14:textId="329723E1" w:rsidR="002C1B7C" w:rsidRDefault="002C1B7C" w:rsidP="00E26284">
      <w:pPr>
        <w:widowControl w:val="0"/>
        <w:autoSpaceDE w:val="0"/>
        <w:autoSpaceDN w:val="0"/>
        <w:adjustRightInd w:val="0"/>
        <w:spacing w:line="480" w:lineRule="auto"/>
        <w:ind w:left="480" w:hanging="480"/>
        <w:rPr>
          <w:ins w:id="446" w:author="Danny Dorling" w:date="2016-08-05T16:12:00Z"/>
          <w:rFonts w:ascii="Calibri" w:hAnsi="Calibri" w:cs="Times New Roman"/>
          <w:noProof/>
          <w:sz w:val="24"/>
          <w:szCs w:val="24"/>
        </w:rPr>
      </w:pPr>
      <w:ins w:id="447" w:author="Danny Dorling" w:date="2016-08-05T16:12:00Z">
        <w:r w:rsidRPr="002C1B7C">
          <w:rPr>
            <w:rFonts w:ascii="Calibri" w:hAnsi="Calibri" w:cs="Times New Roman"/>
            <w:noProof/>
            <w:sz w:val="24"/>
            <w:szCs w:val="24"/>
          </w:rPr>
          <w:t>Dorling, D. (2016</w:t>
        </w:r>
        <w:r>
          <w:rPr>
            <w:rFonts w:ascii="Calibri" w:hAnsi="Calibri" w:cs="Times New Roman"/>
            <w:noProof/>
            <w:sz w:val="24"/>
            <w:szCs w:val="24"/>
          </w:rPr>
          <w:t>d</w:t>
        </w:r>
        <w:r w:rsidRPr="002C1B7C">
          <w:rPr>
            <w:rFonts w:ascii="Calibri" w:hAnsi="Calibri" w:cs="Times New Roman"/>
            <w:noProof/>
            <w:sz w:val="24"/>
            <w:szCs w:val="24"/>
          </w:rPr>
          <w:t>) Rapid Response: Editorial - Brexit: the decision of a divided country, BMJ, August 1st, http://www.bmj.com/content/354/bmj.i3697/rr-3</w:t>
        </w:r>
      </w:ins>
    </w:p>
    <w:p w14:paraId="07E7F211" w14:textId="2E427FED" w:rsidR="00826AD1" w:rsidRDefault="00826AD1" w:rsidP="00E26284">
      <w:pPr>
        <w:widowControl w:val="0"/>
        <w:autoSpaceDE w:val="0"/>
        <w:autoSpaceDN w:val="0"/>
        <w:adjustRightInd w:val="0"/>
        <w:spacing w:line="480" w:lineRule="auto"/>
        <w:ind w:left="480" w:hanging="480"/>
        <w:rPr>
          <w:ins w:id="448" w:author="Danny Dorling" w:date="2016-08-05T15:41:00Z"/>
          <w:rFonts w:ascii="Calibri" w:hAnsi="Calibri" w:cs="Times New Roman"/>
          <w:noProof/>
          <w:sz w:val="24"/>
          <w:szCs w:val="24"/>
        </w:rPr>
      </w:pPr>
      <w:ins w:id="449" w:author="Danny Dorling" w:date="2016-08-05T15:41:00Z">
        <w:r w:rsidRPr="00826AD1">
          <w:rPr>
            <w:rFonts w:ascii="Calibri" w:hAnsi="Calibri" w:cs="Times New Roman"/>
            <w:noProof/>
            <w:sz w:val="24"/>
            <w:szCs w:val="24"/>
          </w:rPr>
          <w:t>Dorling, D. and Thomas, B. (2016) People and Places, A 21st century Atlas of the UK, Bristol: Policy Press</w:t>
        </w:r>
      </w:ins>
    </w:p>
    <w:p w14:paraId="2D557C89" w14:textId="77777777" w:rsidR="00E26284" w:rsidRDefault="00E26284" w:rsidP="00E26284">
      <w:pPr>
        <w:widowControl w:val="0"/>
        <w:autoSpaceDE w:val="0"/>
        <w:autoSpaceDN w:val="0"/>
        <w:adjustRightInd w:val="0"/>
        <w:spacing w:line="480" w:lineRule="auto"/>
        <w:ind w:left="480" w:hanging="480"/>
        <w:rPr>
          <w:ins w:id="450" w:author="Danny Dorling" w:date="2016-08-05T14:57:00Z"/>
          <w:rFonts w:ascii="Calibri" w:hAnsi="Calibri" w:cs="Times New Roman"/>
          <w:noProof/>
          <w:sz w:val="24"/>
          <w:szCs w:val="24"/>
        </w:rPr>
      </w:pPr>
      <w:r w:rsidRPr="00E26284">
        <w:rPr>
          <w:rFonts w:ascii="Calibri" w:hAnsi="Calibri" w:cs="Times New Roman"/>
          <w:noProof/>
          <w:sz w:val="24"/>
          <w:szCs w:val="24"/>
        </w:rPr>
        <w:t>Dunn, P., McKenna, H. &amp; Murray, R., 2016. Deficits in the NHS 2016. Available at: http://www.kingsfund.org.uk/publications/deficits-nhs-2016.</w:t>
      </w:r>
    </w:p>
    <w:p w14:paraId="70D99FE1" w14:textId="36B95405" w:rsidR="002B0C72" w:rsidRDefault="002B0C72" w:rsidP="00E26284">
      <w:pPr>
        <w:widowControl w:val="0"/>
        <w:autoSpaceDE w:val="0"/>
        <w:autoSpaceDN w:val="0"/>
        <w:adjustRightInd w:val="0"/>
        <w:spacing w:line="480" w:lineRule="auto"/>
        <w:ind w:left="480" w:hanging="480"/>
        <w:rPr>
          <w:ins w:id="451" w:author="Danny Dorling" w:date="2016-08-05T16:00:00Z"/>
          <w:rFonts w:ascii="Calibri" w:hAnsi="Calibri" w:cs="Times New Roman"/>
          <w:noProof/>
          <w:sz w:val="24"/>
          <w:szCs w:val="24"/>
        </w:rPr>
      </w:pPr>
      <w:ins w:id="452" w:author="Danny Dorling" w:date="2016-08-05T16:00:00Z">
        <w:r w:rsidRPr="002B0C72">
          <w:rPr>
            <w:rFonts w:ascii="Calibri" w:hAnsi="Calibri" w:cs="Times New Roman"/>
            <w:noProof/>
            <w:sz w:val="24"/>
            <w:szCs w:val="24"/>
          </w:rPr>
          <w:lastRenderedPageBreak/>
          <w:t>Fleming, D.M. and Elliot, A.J. (2008) Lessons from 40 years’ surveillance of influenza in England and Wales, Epidemiol. Infect., 136, 866–875. doi:10.1017/S0950268807009910</w:t>
        </w:r>
      </w:ins>
    </w:p>
    <w:p w14:paraId="7F0CE472" w14:textId="494A93CE" w:rsidR="00DB6D75" w:rsidRPr="00E26284" w:rsidRDefault="00DB6D75" w:rsidP="00E26284">
      <w:pPr>
        <w:widowControl w:val="0"/>
        <w:autoSpaceDE w:val="0"/>
        <w:autoSpaceDN w:val="0"/>
        <w:adjustRightInd w:val="0"/>
        <w:spacing w:line="480" w:lineRule="auto"/>
        <w:ind w:left="480" w:hanging="480"/>
        <w:rPr>
          <w:rFonts w:ascii="Calibri" w:hAnsi="Calibri" w:cs="Times New Roman"/>
          <w:noProof/>
          <w:sz w:val="24"/>
          <w:szCs w:val="24"/>
        </w:rPr>
      </w:pPr>
      <w:ins w:id="453" w:author="Danny Dorling" w:date="2016-08-05T14:58:00Z">
        <w:r w:rsidRPr="00DB6D75">
          <w:rPr>
            <w:rFonts w:ascii="Calibri" w:hAnsi="Calibri" w:cs="Times New Roman"/>
            <w:noProof/>
            <w:sz w:val="24"/>
            <w:szCs w:val="24"/>
          </w:rPr>
          <w:t>Garrett,</w:t>
        </w:r>
        <w:r>
          <w:rPr>
            <w:rFonts w:ascii="Calibri" w:hAnsi="Calibri" w:cs="Times New Roman"/>
            <w:noProof/>
            <w:sz w:val="24"/>
            <w:szCs w:val="24"/>
          </w:rPr>
          <w:t xml:space="preserve"> E., </w:t>
        </w:r>
        <w:r w:rsidRPr="00DB6D75">
          <w:rPr>
            <w:rFonts w:ascii="Calibri" w:hAnsi="Calibri" w:cs="Times New Roman"/>
            <w:noProof/>
            <w:sz w:val="24"/>
            <w:szCs w:val="24"/>
          </w:rPr>
          <w:t>Galley,</w:t>
        </w:r>
        <w:r>
          <w:rPr>
            <w:rFonts w:ascii="Calibri" w:hAnsi="Calibri" w:cs="Times New Roman"/>
            <w:noProof/>
            <w:sz w:val="24"/>
            <w:szCs w:val="24"/>
          </w:rPr>
          <w:t xml:space="preserve"> C., </w:t>
        </w:r>
        <w:r w:rsidRPr="00DB6D75">
          <w:rPr>
            <w:rFonts w:ascii="Calibri" w:hAnsi="Calibri" w:cs="Times New Roman"/>
            <w:noProof/>
            <w:sz w:val="24"/>
            <w:szCs w:val="24"/>
          </w:rPr>
          <w:t>Shelton</w:t>
        </w:r>
        <w:r>
          <w:rPr>
            <w:rFonts w:ascii="Calibri" w:hAnsi="Calibri" w:cs="Times New Roman"/>
            <w:noProof/>
            <w:sz w:val="24"/>
            <w:szCs w:val="24"/>
          </w:rPr>
          <w:t xml:space="preserve"> N. and </w:t>
        </w:r>
        <w:r w:rsidRPr="00DB6D75">
          <w:rPr>
            <w:rFonts w:ascii="Calibri" w:hAnsi="Calibri" w:cs="Times New Roman"/>
            <w:noProof/>
            <w:sz w:val="24"/>
            <w:szCs w:val="24"/>
          </w:rPr>
          <w:t>Woods</w:t>
        </w:r>
        <w:r>
          <w:rPr>
            <w:rFonts w:ascii="Calibri" w:hAnsi="Calibri" w:cs="Times New Roman"/>
            <w:noProof/>
            <w:sz w:val="24"/>
            <w:szCs w:val="24"/>
          </w:rPr>
          <w:t>, R.</w:t>
        </w:r>
        <w:r w:rsidRPr="00DB6D75">
          <w:rPr>
            <w:rFonts w:ascii="Calibri" w:hAnsi="Calibri" w:cs="Times New Roman"/>
            <w:noProof/>
            <w:sz w:val="24"/>
            <w:szCs w:val="24"/>
          </w:rPr>
          <w:t xml:space="preserve"> (eds), Infant Mortality: A Continuing Social Problem A volume to mark the centenary of the 1906 publication of Infant Mortality: A Social Problem by George Newman</w:t>
        </w:r>
        <w:r>
          <w:rPr>
            <w:rFonts w:ascii="Calibri" w:hAnsi="Calibri" w:cs="Times New Roman"/>
            <w:noProof/>
            <w:sz w:val="24"/>
            <w:szCs w:val="24"/>
          </w:rPr>
          <w:t>, Aldershot: Ashgate.</w:t>
        </w:r>
      </w:ins>
    </w:p>
    <w:p w14:paraId="4397678A" w14:textId="77777777" w:rsidR="00E26284" w:rsidRPr="00E26284" w:rsidRDefault="00E26284" w:rsidP="00E26284">
      <w:pPr>
        <w:widowControl w:val="0"/>
        <w:autoSpaceDE w:val="0"/>
        <w:autoSpaceDN w:val="0"/>
        <w:adjustRightInd w:val="0"/>
        <w:spacing w:line="480" w:lineRule="auto"/>
        <w:ind w:left="480" w:hanging="480"/>
        <w:rPr>
          <w:rFonts w:ascii="Calibri" w:hAnsi="Calibri" w:cs="Times New Roman"/>
          <w:noProof/>
          <w:sz w:val="24"/>
          <w:szCs w:val="24"/>
        </w:rPr>
      </w:pPr>
      <w:r w:rsidRPr="00E26284">
        <w:rPr>
          <w:rFonts w:ascii="Calibri" w:hAnsi="Calibri" w:cs="Times New Roman"/>
          <w:noProof/>
          <w:sz w:val="24"/>
          <w:szCs w:val="24"/>
        </w:rPr>
        <w:t xml:space="preserve">Gelman, A. &amp; Auerbach, J., 2016. Age-aggregation bias in mortality trends. </w:t>
      </w:r>
      <w:r w:rsidRPr="00E26284">
        <w:rPr>
          <w:rFonts w:ascii="Calibri" w:hAnsi="Calibri" w:cs="Times New Roman"/>
          <w:i/>
          <w:iCs/>
          <w:noProof/>
          <w:sz w:val="24"/>
          <w:szCs w:val="24"/>
        </w:rPr>
        <w:t>PNAS</w:t>
      </w:r>
      <w:r w:rsidRPr="00E26284">
        <w:rPr>
          <w:rFonts w:ascii="Calibri" w:hAnsi="Calibri" w:cs="Times New Roman"/>
          <w:noProof/>
          <w:sz w:val="24"/>
          <w:szCs w:val="24"/>
        </w:rPr>
        <w:t>, 113(7), pp.816–817.</w:t>
      </w:r>
    </w:p>
    <w:p w14:paraId="5800FD47" w14:textId="29770400" w:rsidR="00B12F36" w:rsidRDefault="00B12F36" w:rsidP="00E26284">
      <w:pPr>
        <w:widowControl w:val="0"/>
        <w:autoSpaceDE w:val="0"/>
        <w:autoSpaceDN w:val="0"/>
        <w:adjustRightInd w:val="0"/>
        <w:spacing w:line="480" w:lineRule="auto"/>
        <w:ind w:left="480" w:hanging="480"/>
        <w:rPr>
          <w:ins w:id="454" w:author="Danny Dorling" w:date="2016-08-05T15:27:00Z"/>
          <w:rFonts w:ascii="Calibri" w:hAnsi="Calibri" w:cs="Times New Roman"/>
          <w:noProof/>
          <w:sz w:val="24"/>
          <w:szCs w:val="24"/>
        </w:rPr>
      </w:pPr>
      <w:ins w:id="455" w:author="Danny Dorling" w:date="2016-08-05T15:28:00Z">
        <w:r w:rsidRPr="00B12F36">
          <w:rPr>
            <w:rFonts w:ascii="Calibri" w:hAnsi="Calibri" w:cs="Times New Roman"/>
            <w:noProof/>
            <w:sz w:val="24"/>
            <w:szCs w:val="24"/>
          </w:rPr>
          <w:t>Hunter J.M. and Young, J.C. (1971) Diffusion of Influenza in England and Wales, Annals of the Association of American Geographers, 61, 4, 637-653</w:t>
        </w:r>
      </w:ins>
    </w:p>
    <w:p w14:paraId="226BF5D2" w14:textId="77777777" w:rsidR="00E26284" w:rsidRPr="00E26284" w:rsidRDefault="00E26284" w:rsidP="00E26284">
      <w:pPr>
        <w:widowControl w:val="0"/>
        <w:autoSpaceDE w:val="0"/>
        <w:autoSpaceDN w:val="0"/>
        <w:adjustRightInd w:val="0"/>
        <w:spacing w:line="480" w:lineRule="auto"/>
        <w:ind w:left="480" w:hanging="480"/>
        <w:rPr>
          <w:rFonts w:ascii="Calibri" w:hAnsi="Calibri" w:cs="Times New Roman"/>
          <w:noProof/>
          <w:sz w:val="24"/>
          <w:szCs w:val="24"/>
        </w:rPr>
      </w:pPr>
      <w:r w:rsidRPr="00E26284">
        <w:rPr>
          <w:rFonts w:ascii="Calibri" w:hAnsi="Calibri" w:cs="Times New Roman"/>
          <w:noProof/>
          <w:sz w:val="24"/>
          <w:szCs w:val="24"/>
        </w:rPr>
        <w:t>Instituto Nacional de Estadistica, 2016. Vital Statistics. Provisional data: Year 2015. Available at: http://www.ine.es/dynt3/inebase/en/index.htm?type=pcaxis&amp;path=/t20/e301/provi&amp;file=pcaxis.</w:t>
      </w:r>
    </w:p>
    <w:p w14:paraId="22C24737" w14:textId="77777777" w:rsidR="00E26284" w:rsidRPr="00E26284" w:rsidRDefault="00E26284" w:rsidP="00E26284">
      <w:pPr>
        <w:widowControl w:val="0"/>
        <w:autoSpaceDE w:val="0"/>
        <w:autoSpaceDN w:val="0"/>
        <w:adjustRightInd w:val="0"/>
        <w:spacing w:line="480" w:lineRule="auto"/>
        <w:ind w:left="480" w:hanging="480"/>
        <w:rPr>
          <w:rFonts w:ascii="Calibri" w:hAnsi="Calibri" w:cs="Times New Roman"/>
          <w:noProof/>
          <w:sz w:val="24"/>
          <w:szCs w:val="24"/>
        </w:rPr>
      </w:pPr>
      <w:r w:rsidRPr="00E26284">
        <w:rPr>
          <w:rFonts w:ascii="Calibri" w:hAnsi="Calibri" w:cs="Times New Roman"/>
          <w:noProof/>
          <w:sz w:val="24"/>
          <w:szCs w:val="24"/>
        </w:rPr>
        <w:t xml:space="preserve">Jackson, C. et al., 2010. Original Contribution Estimates of the Transmissibility of the 1968 (Hong Kong) Influenza Pandemic: Evidence of Increased Transmissibility Between Successive Waves the ability of novel influenza viruses to spread rapidly but shared its neuraminidase wi. </w:t>
      </w:r>
      <w:r w:rsidRPr="00E26284">
        <w:rPr>
          <w:rFonts w:ascii="Calibri" w:hAnsi="Calibri" w:cs="Times New Roman"/>
          <w:i/>
          <w:iCs/>
          <w:noProof/>
          <w:sz w:val="24"/>
          <w:szCs w:val="24"/>
        </w:rPr>
        <w:t>American Journal of Epidemiology</w:t>
      </w:r>
      <w:r w:rsidRPr="00E26284">
        <w:rPr>
          <w:rFonts w:ascii="Calibri" w:hAnsi="Calibri" w:cs="Times New Roman"/>
          <w:noProof/>
          <w:sz w:val="24"/>
          <w:szCs w:val="24"/>
        </w:rPr>
        <w:t>, 171(4), pp.465–478.</w:t>
      </w:r>
    </w:p>
    <w:p w14:paraId="1232DF3A" w14:textId="77777777" w:rsidR="00E26284" w:rsidRPr="00E26284" w:rsidRDefault="00E26284" w:rsidP="00E26284">
      <w:pPr>
        <w:widowControl w:val="0"/>
        <w:autoSpaceDE w:val="0"/>
        <w:autoSpaceDN w:val="0"/>
        <w:adjustRightInd w:val="0"/>
        <w:spacing w:line="480" w:lineRule="auto"/>
        <w:ind w:left="480" w:hanging="480"/>
        <w:rPr>
          <w:rFonts w:ascii="Calibri" w:hAnsi="Calibri" w:cs="Times New Roman"/>
          <w:noProof/>
          <w:sz w:val="24"/>
          <w:szCs w:val="24"/>
        </w:rPr>
      </w:pPr>
      <w:r w:rsidRPr="00E26284">
        <w:rPr>
          <w:rFonts w:ascii="Calibri" w:hAnsi="Calibri" w:cs="Times New Roman"/>
          <w:noProof/>
          <w:sz w:val="24"/>
          <w:szCs w:val="24"/>
        </w:rPr>
        <w:t xml:space="preserve">Lambie-Mumford, H. &amp; Green, M.A., 2015. Austerity , welfare reform and the rising use of food banks by children in England and Wales. </w:t>
      </w:r>
      <w:r w:rsidRPr="00E26284">
        <w:rPr>
          <w:rFonts w:ascii="Calibri" w:hAnsi="Calibri" w:cs="Times New Roman"/>
          <w:i/>
          <w:iCs/>
          <w:noProof/>
          <w:sz w:val="24"/>
          <w:szCs w:val="24"/>
        </w:rPr>
        <w:t>Area</w:t>
      </w:r>
      <w:r w:rsidRPr="00E26284">
        <w:rPr>
          <w:rFonts w:ascii="Calibri" w:hAnsi="Calibri" w:cs="Times New Roman"/>
          <w:noProof/>
          <w:sz w:val="24"/>
          <w:szCs w:val="24"/>
        </w:rPr>
        <w:t>, pp.1–7.</w:t>
      </w:r>
    </w:p>
    <w:p w14:paraId="44AA6A2B" w14:textId="77777777" w:rsidR="00E26284" w:rsidRPr="00E26284" w:rsidRDefault="00E26284" w:rsidP="00E26284">
      <w:pPr>
        <w:widowControl w:val="0"/>
        <w:autoSpaceDE w:val="0"/>
        <w:autoSpaceDN w:val="0"/>
        <w:adjustRightInd w:val="0"/>
        <w:spacing w:line="480" w:lineRule="auto"/>
        <w:ind w:left="480" w:hanging="480"/>
        <w:rPr>
          <w:rFonts w:ascii="Calibri" w:hAnsi="Calibri" w:cs="Times New Roman"/>
          <w:noProof/>
          <w:sz w:val="24"/>
          <w:szCs w:val="24"/>
        </w:rPr>
      </w:pPr>
      <w:r w:rsidRPr="00E26284">
        <w:rPr>
          <w:rFonts w:ascii="Calibri" w:hAnsi="Calibri" w:cs="Times New Roman"/>
          <w:noProof/>
          <w:sz w:val="24"/>
          <w:szCs w:val="24"/>
        </w:rPr>
        <w:t xml:space="preserve">Loopstra, R. et al., 2015. The impact of economic downturns and budget cuts on homelessness claim rates across 323 local authorities in England, 2004 – 12. </w:t>
      </w:r>
      <w:r w:rsidRPr="00E26284">
        <w:rPr>
          <w:rFonts w:ascii="Calibri" w:hAnsi="Calibri" w:cs="Times New Roman"/>
          <w:i/>
          <w:iCs/>
          <w:noProof/>
          <w:sz w:val="24"/>
          <w:szCs w:val="24"/>
        </w:rPr>
        <w:t>Journal of Health Services Research &amp; Policy</w:t>
      </w:r>
      <w:r w:rsidRPr="00E26284">
        <w:rPr>
          <w:rFonts w:ascii="Calibri" w:hAnsi="Calibri" w:cs="Times New Roman"/>
          <w:noProof/>
          <w:sz w:val="24"/>
          <w:szCs w:val="24"/>
        </w:rPr>
        <w:t>, pp.1–9.</w:t>
      </w:r>
    </w:p>
    <w:p w14:paraId="2DE92A20" w14:textId="789FCE61" w:rsidR="0077097D" w:rsidRDefault="0077097D" w:rsidP="00E26284">
      <w:pPr>
        <w:widowControl w:val="0"/>
        <w:autoSpaceDE w:val="0"/>
        <w:autoSpaceDN w:val="0"/>
        <w:adjustRightInd w:val="0"/>
        <w:spacing w:line="480" w:lineRule="auto"/>
        <w:ind w:left="480" w:hanging="480"/>
        <w:rPr>
          <w:ins w:id="456" w:author="Danny Dorling" w:date="2016-08-05T15:16:00Z"/>
          <w:rFonts w:ascii="Calibri" w:hAnsi="Calibri" w:cs="Times New Roman"/>
          <w:noProof/>
          <w:sz w:val="24"/>
          <w:szCs w:val="24"/>
        </w:rPr>
      </w:pPr>
      <w:ins w:id="457" w:author="Danny Dorling" w:date="2016-08-05T15:17:00Z">
        <w:r w:rsidRPr="0077097D">
          <w:rPr>
            <w:rFonts w:ascii="Calibri" w:hAnsi="Calibri" w:cs="Times New Roman"/>
            <w:noProof/>
            <w:sz w:val="24"/>
            <w:szCs w:val="24"/>
          </w:rPr>
          <w:lastRenderedPageBreak/>
          <w:t>Loopstra, R.,McKee, M., Katikireddi, S.V., Taylor-Robinson, D., Barr, B. and Stuckler, D. (2016) Austerity and old-age mortality in England: a longitudinal cross-local area analysis, 2007–2013, J R Soc Med.,109(3): 109–116, doi: 10.1177/0141076816632215</w:t>
        </w:r>
      </w:ins>
    </w:p>
    <w:p w14:paraId="58B7D301" w14:textId="77777777" w:rsidR="00E26284" w:rsidRPr="00E26284" w:rsidRDefault="00E26284" w:rsidP="00E26284">
      <w:pPr>
        <w:widowControl w:val="0"/>
        <w:autoSpaceDE w:val="0"/>
        <w:autoSpaceDN w:val="0"/>
        <w:adjustRightInd w:val="0"/>
        <w:spacing w:line="480" w:lineRule="auto"/>
        <w:ind w:left="480" w:hanging="480"/>
        <w:rPr>
          <w:rFonts w:ascii="Calibri" w:hAnsi="Calibri" w:cs="Times New Roman"/>
          <w:noProof/>
          <w:sz w:val="24"/>
          <w:szCs w:val="24"/>
        </w:rPr>
      </w:pPr>
      <w:r w:rsidRPr="00E26284">
        <w:rPr>
          <w:rFonts w:ascii="Calibri" w:hAnsi="Calibri" w:cs="Times New Roman"/>
          <w:noProof/>
          <w:sz w:val="24"/>
          <w:szCs w:val="24"/>
        </w:rPr>
        <w:t xml:space="preserve">Minton, J. et al., 2016. Two cheers for a Small Giant? Why we need better ways of seeing data. A commentary on: “Rising morbidity and mortality in midlife among white non-Hispanic (WNH) Americans in the 21st century.” </w:t>
      </w:r>
      <w:r w:rsidRPr="00E26284">
        <w:rPr>
          <w:rFonts w:ascii="Calibri" w:hAnsi="Calibri" w:cs="Times New Roman"/>
          <w:i/>
          <w:iCs/>
          <w:noProof/>
          <w:sz w:val="24"/>
          <w:szCs w:val="24"/>
        </w:rPr>
        <w:t>International Journal of Epidemiology</w:t>
      </w:r>
      <w:r w:rsidRPr="00E26284">
        <w:rPr>
          <w:rFonts w:ascii="Calibri" w:hAnsi="Calibri" w:cs="Times New Roman"/>
          <w:noProof/>
          <w:sz w:val="24"/>
          <w:szCs w:val="24"/>
        </w:rPr>
        <w:t>.</w:t>
      </w:r>
    </w:p>
    <w:p w14:paraId="1F26AFF9" w14:textId="77777777" w:rsidR="00E26284" w:rsidRPr="00E26284" w:rsidRDefault="00E26284" w:rsidP="00E26284">
      <w:pPr>
        <w:widowControl w:val="0"/>
        <w:autoSpaceDE w:val="0"/>
        <w:autoSpaceDN w:val="0"/>
        <w:adjustRightInd w:val="0"/>
        <w:spacing w:line="480" w:lineRule="auto"/>
        <w:ind w:left="480" w:hanging="480"/>
        <w:rPr>
          <w:rFonts w:ascii="Calibri" w:hAnsi="Calibri" w:cs="Times New Roman"/>
          <w:noProof/>
          <w:sz w:val="24"/>
          <w:szCs w:val="24"/>
        </w:rPr>
      </w:pPr>
      <w:r w:rsidRPr="00E26284">
        <w:rPr>
          <w:rFonts w:ascii="Calibri" w:hAnsi="Calibri" w:cs="Times New Roman"/>
          <w:noProof/>
          <w:sz w:val="24"/>
          <w:szCs w:val="24"/>
        </w:rPr>
        <w:t xml:space="preserve">Minton, J., Vanderbloemen, L. &amp; Dorling, D., 2013. Visualizing Europe’s demographic scars with coplots and contour plots. </w:t>
      </w:r>
      <w:r w:rsidRPr="00E26284">
        <w:rPr>
          <w:rFonts w:ascii="Calibri" w:hAnsi="Calibri" w:cs="Times New Roman"/>
          <w:i/>
          <w:iCs/>
          <w:noProof/>
          <w:sz w:val="24"/>
          <w:szCs w:val="24"/>
        </w:rPr>
        <w:t>International Journal of Epidemiology</w:t>
      </w:r>
      <w:r w:rsidRPr="00E26284">
        <w:rPr>
          <w:rFonts w:ascii="Calibri" w:hAnsi="Calibri" w:cs="Times New Roman"/>
          <w:noProof/>
          <w:sz w:val="24"/>
          <w:szCs w:val="24"/>
        </w:rPr>
        <w:t>, 42, pp.1164–1176.</w:t>
      </w:r>
    </w:p>
    <w:p w14:paraId="2A39986F" w14:textId="77777777" w:rsidR="00E26284" w:rsidRPr="00E26284" w:rsidRDefault="00E26284" w:rsidP="00E26284">
      <w:pPr>
        <w:widowControl w:val="0"/>
        <w:autoSpaceDE w:val="0"/>
        <w:autoSpaceDN w:val="0"/>
        <w:adjustRightInd w:val="0"/>
        <w:spacing w:line="480" w:lineRule="auto"/>
        <w:ind w:left="480" w:hanging="480"/>
        <w:rPr>
          <w:rFonts w:ascii="Calibri" w:hAnsi="Calibri" w:cs="Times New Roman"/>
          <w:noProof/>
          <w:sz w:val="24"/>
          <w:szCs w:val="24"/>
        </w:rPr>
      </w:pPr>
      <w:r w:rsidRPr="00E26284">
        <w:rPr>
          <w:rFonts w:ascii="Calibri" w:hAnsi="Calibri" w:cs="Times New Roman"/>
          <w:noProof/>
          <w:sz w:val="24"/>
          <w:szCs w:val="24"/>
        </w:rPr>
        <w:t xml:space="preserve">Moffatt, S. et al., 2015. A qualitative study of the impact of the UK “bedroom tax.” </w:t>
      </w:r>
      <w:r w:rsidRPr="00E26284">
        <w:rPr>
          <w:rFonts w:ascii="Calibri" w:hAnsi="Calibri" w:cs="Times New Roman"/>
          <w:i/>
          <w:iCs/>
          <w:noProof/>
          <w:sz w:val="24"/>
          <w:szCs w:val="24"/>
        </w:rPr>
        <w:t>Journal of Public Health</w:t>
      </w:r>
      <w:r w:rsidRPr="00E26284">
        <w:rPr>
          <w:rFonts w:ascii="Calibri" w:hAnsi="Calibri" w:cs="Times New Roman"/>
          <w:noProof/>
          <w:sz w:val="24"/>
          <w:szCs w:val="24"/>
        </w:rPr>
        <w:t>, 38(2), pp.197–205.</w:t>
      </w:r>
    </w:p>
    <w:p w14:paraId="7E999DE8" w14:textId="77777777" w:rsidR="00E26284" w:rsidRPr="00E26284" w:rsidRDefault="00E26284" w:rsidP="00E26284">
      <w:pPr>
        <w:widowControl w:val="0"/>
        <w:autoSpaceDE w:val="0"/>
        <w:autoSpaceDN w:val="0"/>
        <w:adjustRightInd w:val="0"/>
        <w:spacing w:line="480" w:lineRule="auto"/>
        <w:ind w:left="480" w:hanging="480"/>
        <w:rPr>
          <w:rFonts w:ascii="Calibri" w:hAnsi="Calibri" w:cs="Times New Roman"/>
          <w:noProof/>
          <w:sz w:val="24"/>
          <w:szCs w:val="24"/>
        </w:rPr>
      </w:pPr>
      <w:r w:rsidRPr="00E26284">
        <w:rPr>
          <w:rFonts w:ascii="Calibri" w:hAnsi="Calibri" w:cs="Times New Roman"/>
          <w:noProof/>
          <w:sz w:val="24"/>
          <w:szCs w:val="24"/>
        </w:rPr>
        <w:t xml:space="preserve">Moran, P.A.P., 1950. Notes on Continuous Stochastic Phenomena. </w:t>
      </w:r>
      <w:r w:rsidRPr="00E26284">
        <w:rPr>
          <w:rFonts w:ascii="Calibri" w:hAnsi="Calibri" w:cs="Times New Roman"/>
          <w:i/>
          <w:iCs/>
          <w:noProof/>
          <w:sz w:val="24"/>
          <w:szCs w:val="24"/>
        </w:rPr>
        <w:t>Biome</w:t>
      </w:r>
      <w:r w:rsidRPr="00E26284">
        <w:rPr>
          <w:rFonts w:ascii="Calibri" w:hAnsi="Calibri" w:cs="Times New Roman"/>
          <w:noProof/>
          <w:sz w:val="24"/>
          <w:szCs w:val="24"/>
        </w:rPr>
        <w:t>, 37(1/2), pp.17–23.</w:t>
      </w:r>
    </w:p>
    <w:p w14:paraId="664BC756" w14:textId="77777777" w:rsidR="00E26284" w:rsidRPr="00E26284" w:rsidRDefault="00E26284" w:rsidP="00E26284">
      <w:pPr>
        <w:widowControl w:val="0"/>
        <w:autoSpaceDE w:val="0"/>
        <w:autoSpaceDN w:val="0"/>
        <w:adjustRightInd w:val="0"/>
        <w:spacing w:line="480" w:lineRule="auto"/>
        <w:ind w:left="480" w:hanging="480"/>
        <w:rPr>
          <w:rFonts w:ascii="Calibri" w:hAnsi="Calibri" w:cs="Times New Roman"/>
          <w:noProof/>
          <w:sz w:val="24"/>
          <w:szCs w:val="24"/>
        </w:rPr>
      </w:pPr>
      <w:r w:rsidRPr="00E26284">
        <w:rPr>
          <w:rFonts w:ascii="Calibri" w:hAnsi="Calibri" w:cs="Times New Roman"/>
          <w:noProof/>
          <w:sz w:val="24"/>
          <w:szCs w:val="24"/>
        </w:rPr>
        <w:t xml:space="preserve">Musterd, S., Galster, G. &amp; Andersson, R., 2012. Temporal dimensions and measurement of neighbourhood effects. </w:t>
      </w:r>
      <w:r w:rsidRPr="00E26284">
        <w:rPr>
          <w:rFonts w:ascii="Calibri" w:hAnsi="Calibri" w:cs="Times New Roman"/>
          <w:i/>
          <w:iCs/>
          <w:noProof/>
          <w:sz w:val="24"/>
          <w:szCs w:val="24"/>
        </w:rPr>
        <w:t>Environment and Planning A</w:t>
      </w:r>
      <w:r w:rsidRPr="00E26284">
        <w:rPr>
          <w:rFonts w:ascii="Calibri" w:hAnsi="Calibri" w:cs="Times New Roman"/>
          <w:noProof/>
          <w:sz w:val="24"/>
          <w:szCs w:val="24"/>
        </w:rPr>
        <w:t>, 44, pp.605–627.</w:t>
      </w:r>
    </w:p>
    <w:p w14:paraId="042B2A67" w14:textId="77777777" w:rsidR="00E26284" w:rsidRPr="00E26284" w:rsidRDefault="00E26284" w:rsidP="00E26284">
      <w:pPr>
        <w:widowControl w:val="0"/>
        <w:autoSpaceDE w:val="0"/>
        <w:autoSpaceDN w:val="0"/>
        <w:adjustRightInd w:val="0"/>
        <w:spacing w:line="480" w:lineRule="auto"/>
        <w:ind w:left="480" w:hanging="480"/>
        <w:rPr>
          <w:rFonts w:ascii="Calibri" w:hAnsi="Calibri" w:cs="Times New Roman"/>
          <w:noProof/>
          <w:sz w:val="24"/>
          <w:szCs w:val="24"/>
        </w:rPr>
      </w:pPr>
      <w:r w:rsidRPr="00E26284">
        <w:rPr>
          <w:rFonts w:ascii="Calibri" w:hAnsi="Calibri" w:cs="Times New Roman"/>
          <w:noProof/>
          <w:sz w:val="24"/>
          <w:szCs w:val="24"/>
        </w:rPr>
        <w:t>National Institute of Statistics and Economic Studies, 2016. Demography - Number of deaths - Metropolitan France. Available at: http://www.insee.fr/en/bases-de-donnees/bsweb/serie.asp?idbank=000436394.</w:t>
      </w:r>
    </w:p>
    <w:p w14:paraId="07066413" w14:textId="77777777" w:rsidR="00E26284" w:rsidRPr="00E26284" w:rsidRDefault="00E26284" w:rsidP="00E26284">
      <w:pPr>
        <w:widowControl w:val="0"/>
        <w:autoSpaceDE w:val="0"/>
        <w:autoSpaceDN w:val="0"/>
        <w:adjustRightInd w:val="0"/>
        <w:spacing w:line="480" w:lineRule="auto"/>
        <w:ind w:left="480" w:hanging="480"/>
        <w:rPr>
          <w:rFonts w:ascii="Calibri" w:hAnsi="Calibri" w:cs="Times New Roman"/>
          <w:noProof/>
          <w:sz w:val="24"/>
          <w:szCs w:val="24"/>
        </w:rPr>
      </w:pPr>
      <w:r w:rsidRPr="00E26284">
        <w:rPr>
          <w:rFonts w:ascii="Calibri" w:hAnsi="Calibri" w:cs="Times New Roman"/>
          <w:noProof/>
          <w:sz w:val="24"/>
          <w:szCs w:val="24"/>
        </w:rPr>
        <w:t xml:space="preserve">Omran, A.R., 1971. The Epidemiological Transition: A Theory of the Epidemiology of Population Change. </w:t>
      </w:r>
      <w:r w:rsidRPr="00E26284">
        <w:rPr>
          <w:rFonts w:ascii="Calibri" w:hAnsi="Calibri" w:cs="Times New Roman"/>
          <w:i/>
          <w:iCs/>
          <w:noProof/>
          <w:sz w:val="24"/>
          <w:szCs w:val="24"/>
        </w:rPr>
        <w:t>The Milbank Quarterly</w:t>
      </w:r>
      <w:r w:rsidRPr="00E26284">
        <w:rPr>
          <w:rFonts w:ascii="Calibri" w:hAnsi="Calibri" w:cs="Times New Roman"/>
          <w:noProof/>
          <w:sz w:val="24"/>
          <w:szCs w:val="24"/>
        </w:rPr>
        <w:t>, 49(4), pp.509–538.</w:t>
      </w:r>
    </w:p>
    <w:p w14:paraId="1B39D84A" w14:textId="77777777" w:rsidR="00E26284" w:rsidRPr="00E26284" w:rsidRDefault="00E26284" w:rsidP="00E26284">
      <w:pPr>
        <w:widowControl w:val="0"/>
        <w:autoSpaceDE w:val="0"/>
        <w:autoSpaceDN w:val="0"/>
        <w:adjustRightInd w:val="0"/>
        <w:spacing w:line="480" w:lineRule="auto"/>
        <w:ind w:left="480" w:hanging="480"/>
        <w:rPr>
          <w:rFonts w:ascii="Calibri" w:hAnsi="Calibri" w:cs="Times New Roman"/>
          <w:noProof/>
          <w:sz w:val="24"/>
          <w:szCs w:val="24"/>
        </w:rPr>
      </w:pPr>
      <w:r w:rsidRPr="00E26284">
        <w:rPr>
          <w:rFonts w:ascii="Calibri" w:hAnsi="Calibri" w:cs="Times New Roman"/>
          <w:noProof/>
          <w:sz w:val="24"/>
          <w:szCs w:val="24"/>
        </w:rPr>
        <w:t>ONS, 2016a. Deaths registered in England and Wales: 2015. Available at: https://www.ons.gov.uk/peoplepopulationandcommunity/birthsdeathsandmarriages/</w:t>
      </w:r>
      <w:r w:rsidRPr="00E26284">
        <w:rPr>
          <w:rFonts w:ascii="Calibri" w:hAnsi="Calibri" w:cs="Times New Roman"/>
          <w:noProof/>
          <w:sz w:val="24"/>
          <w:szCs w:val="24"/>
        </w:rPr>
        <w:lastRenderedPageBreak/>
        <w:t>deaths/bulletins/deathsregistrationsummarytables/2015#deaths-increase-in-2015.</w:t>
      </w:r>
    </w:p>
    <w:p w14:paraId="152B48E1" w14:textId="77777777" w:rsidR="00E26284" w:rsidRPr="00E26284" w:rsidRDefault="00E26284" w:rsidP="00E26284">
      <w:pPr>
        <w:widowControl w:val="0"/>
        <w:autoSpaceDE w:val="0"/>
        <w:autoSpaceDN w:val="0"/>
        <w:adjustRightInd w:val="0"/>
        <w:spacing w:line="480" w:lineRule="auto"/>
        <w:ind w:left="480" w:hanging="480"/>
        <w:rPr>
          <w:rFonts w:ascii="Calibri" w:hAnsi="Calibri" w:cs="Times New Roman"/>
          <w:noProof/>
          <w:sz w:val="24"/>
          <w:szCs w:val="24"/>
        </w:rPr>
      </w:pPr>
      <w:r w:rsidRPr="00E26284">
        <w:rPr>
          <w:rFonts w:ascii="Calibri" w:hAnsi="Calibri" w:cs="Times New Roman"/>
          <w:noProof/>
          <w:sz w:val="24"/>
          <w:szCs w:val="24"/>
        </w:rPr>
        <w:t>ONS, 2014. Life Expectancy at Birth and at Age 65 by Local Areas in the United Kingdom: 2006-08 to 2010-12. Available at: http://www.ons.gov.uk/peoplepopulationandcommunity/birthsdeathsandmarriages/lifeexpectancies/bulletins/lifeexpectancyatbirthandatage65bylocalareasintheunitedkingdom/2014-04-16.</w:t>
      </w:r>
    </w:p>
    <w:p w14:paraId="7DDE1EAF" w14:textId="7D185F47" w:rsidR="005021E7" w:rsidRPr="005021E7" w:rsidRDefault="005021E7" w:rsidP="005021E7">
      <w:pPr>
        <w:widowControl w:val="0"/>
        <w:autoSpaceDE w:val="0"/>
        <w:autoSpaceDN w:val="0"/>
        <w:adjustRightInd w:val="0"/>
        <w:spacing w:line="480" w:lineRule="auto"/>
        <w:ind w:left="480" w:hanging="480"/>
        <w:rPr>
          <w:ins w:id="458" w:author="Danny Dorling" w:date="2016-08-05T15:34:00Z"/>
          <w:rFonts w:ascii="Calibri" w:hAnsi="Calibri" w:cs="Times New Roman"/>
          <w:noProof/>
          <w:sz w:val="24"/>
          <w:szCs w:val="24"/>
        </w:rPr>
      </w:pPr>
      <w:ins w:id="459" w:author="Danny Dorling" w:date="2016-08-05T15:34:00Z">
        <w:r w:rsidRPr="005021E7">
          <w:rPr>
            <w:rFonts w:ascii="Calibri" w:hAnsi="Calibri" w:cs="Times New Roman"/>
            <w:noProof/>
            <w:sz w:val="24"/>
            <w:szCs w:val="24"/>
          </w:rPr>
          <w:t>ONS (2015</w:t>
        </w:r>
        <w:r>
          <w:rPr>
            <w:rFonts w:ascii="Calibri" w:hAnsi="Calibri" w:cs="Times New Roman"/>
            <w:noProof/>
            <w:sz w:val="24"/>
            <w:szCs w:val="24"/>
          </w:rPr>
          <w:t>a</w:t>
        </w:r>
        <w:r w:rsidRPr="005021E7">
          <w:rPr>
            <w:rFonts w:ascii="Calibri" w:hAnsi="Calibri" w:cs="Times New Roman"/>
            <w:noProof/>
            <w:sz w:val="24"/>
            <w:szCs w:val="24"/>
          </w:rPr>
          <w:t>) England and Wales Population Estimates 1838 to 2014: https://www.ons.gov.uk/peoplepopulationandcommunity/populationandmigration/populationestimates/adhocs/004358englandandwalespopulationestimates1838to2014</w:t>
        </w:r>
      </w:ins>
    </w:p>
    <w:p w14:paraId="203E180F" w14:textId="71A7DB3E" w:rsidR="005021E7" w:rsidRDefault="005021E7" w:rsidP="005021E7">
      <w:pPr>
        <w:widowControl w:val="0"/>
        <w:autoSpaceDE w:val="0"/>
        <w:autoSpaceDN w:val="0"/>
        <w:adjustRightInd w:val="0"/>
        <w:spacing w:line="480" w:lineRule="auto"/>
        <w:ind w:left="480" w:hanging="480"/>
        <w:rPr>
          <w:ins w:id="460" w:author="Danny Dorling" w:date="2016-08-05T15:34:00Z"/>
          <w:rFonts w:ascii="Calibri" w:hAnsi="Calibri" w:cs="Times New Roman"/>
          <w:noProof/>
          <w:sz w:val="24"/>
          <w:szCs w:val="24"/>
        </w:rPr>
      </w:pPr>
      <w:ins w:id="461" w:author="Danny Dorling" w:date="2016-08-05T15:34:00Z">
        <w:r w:rsidRPr="005021E7">
          <w:rPr>
            <w:rFonts w:ascii="Calibri" w:hAnsi="Calibri" w:cs="Times New Roman"/>
            <w:noProof/>
            <w:sz w:val="24"/>
            <w:szCs w:val="24"/>
          </w:rPr>
          <w:t>ONS (2015</w:t>
        </w:r>
        <w:r>
          <w:rPr>
            <w:rFonts w:ascii="Calibri" w:hAnsi="Calibri" w:cs="Times New Roman"/>
            <w:noProof/>
            <w:sz w:val="24"/>
            <w:szCs w:val="24"/>
          </w:rPr>
          <w:t>b</w:t>
        </w:r>
        <w:r w:rsidRPr="005021E7">
          <w:rPr>
            <w:rFonts w:ascii="Calibri" w:hAnsi="Calibri" w:cs="Times New Roman"/>
            <w:noProof/>
            <w:sz w:val="24"/>
            <w:szCs w:val="24"/>
          </w:rPr>
          <w:t>) Vital Statistics: Population and Health Reference Tables: http://www.ons.gov.uk/peoplepopulationandcommunity/populationandmigration/populationestimates/datasets/vitalstatisticspopulationandhealthreferencetables</w:t>
        </w:r>
      </w:ins>
    </w:p>
    <w:p w14:paraId="3897A9D8" w14:textId="77777777" w:rsidR="00E26284" w:rsidRPr="00E26284" w:rsidRDefault="00E26284" w:rsidP="00E26284">
      <w:pPr>
        <w:widowControl w:val="0"/>
        <w:autoSpaceDE w:val="0"/>
        <w:autoSpaceDN w:val="0"/>
        <w:adjustRightInd w:val="0"/>
        <w:spacing w:line="480" w:lineRule="auto"/>
        <w:ind w:left="480" w:hanging="480"/>
        <w:rPr>
          <w:rFonts w:ascii="Calibri" w:hAnsi="Calibri" w:cs="Times New Roman"/>
          <w:noProof/>
          <w:sz w:val="24"/>
          <w:szCs w:val="24"/>
        </w:rPr>
      </w:pPr>
      <w:r w:rsidRPr="00E26284">
        <w:rPr>
          <w:rFonts w:ascii="Calibri" w:hAnsi="Calibri" w:cs="Times New Roman"/>
          <w:noProof/>
          <w:sz w:val="24"/>
          <w:szCs w:val="24"/>
        </w:rPr>
        <w:t>ONS, 2016b. Provisional analysis of death registrations: 2015.</w:t>
      </w:r>
    </w:p>
    <w:p w14:paraId="2D5B8F99" w14:textId="77777777" w:rsidR="00E26284" w:rsidRPr="00E26284" w:rsidRDefault="00E26284" w:rsidP="00E26284">
      <w:pPr>
        <w:widowControl w:val="0"/>
        <w:autoSpaceDE w:val="0"/>
        <w:autoSpaceDN w:val="0"/>
        <w:adjustRightInd w:val="0"/>
        <w:spacing w:line="480" w:lineRule="auto"/>
        <w:ind w:left="480" w:hanging="480"/>
        <w:rPr>
          <w:rFonts w:ascii="Calibri" w:hAnsi="Calibri" w:cs="Times New Roman"/>
          <w:noProof/>
          <w:sz w:val="24"/>
          <w:szCs w:val="24"/>
        </w:rPr>
      </w:pPr>
      <w:r w:rsidRPr="00E26284">
        <w:rPr>
          <w:rFonts w:ascii="Calibri" w:hAnsi="Calibri" w:cs="Times New Roman"/>
          <w:noProof/>
          <w:sz w:val="24"/>
          <w:szCs w:val="24"/>
        </w:rPr>
        <w:t>Public Health England, 2015. Surveillance of influenza and other respiratory viruses in the United Kingdom : winter 2014 to 2015. Available at: https://www.gov.uk/government/uploads/system/uploads/attachment_data/file/429617/Annualreport_March2015_ver4.pdf.</w:t>
      </w:r>
    </w:p>
    <w:p w14:paraId="2CA0A90A" w14:textId="77777777" w:rsidR="00E26284" w:rsidRPr="00E26284" w:rsidRDefault="00E26284" w:rsidP="00E26284">
      <w:pPr>
        <w:widowControl w:val="0"/>
        <w:autoSpaceDE w:val="0"/>
        <w:autoSpaceDN w:val="0"/>
        <w:adjustRightInd w:val="0"/>
        <w:spacing w:line="480" w:lineRule="auto"/>
        <w:ind w:left="480" w:hanging="480"/>
        <w:rPr>
          <w:rFonts w:ascii="Calibri" w:hAnsi="Calibri" w:cs="Times New Roman"/>
          <w:noProof/>
          <w:sz w:val="24"/>
          <w:szCs w:val="24"/>
        </w:rPr>
      </w:pPr>
      <w:r w:rsidRPr="00E26284">
        <w:rPr>
          <w:rFonts w:ascii="Calibri" w:hAnsi="Calibri" w:cs="Times New Roman"/>
          <w:noProof/>
          <w:sz w:val="24"/>
          <w:szCs w:val="24"/>
        </w:rPr>
        <w:t>Statistics Denmark, 2016. Deaths. Available at: http://www.dst.dk/en/Statistik/emner/doedsfald-og-middellevetid/doedsfald.</w:t>
      </w:r>
    </w:p>
    <w:p w14:paraId="2A81B0E9" w14:textId="77777777" w:rsidR="00E26284" w:rsidRPr="00E26284" w:rsidRDefault="00E26284" w:rsidP="00E26284">
      <w:pPr>
        <w:widowControl w:val="0"/>
        <w:autoSpaceDE w:val="0"/>
        <w:autoSpaceDN w:val="0"/>
        <w:adjustRightInd w:val="0"/>
        <w:spacing w:line="480" w:lineRule="auto"/>
        <w:ind w:left="480" w:hanging="480"/>
        <w:rPr>
          <w:rFonts w:ascii="Calibri" w:hAnsi="Calibri" w:cs="Times New Roman"/>
          <w:noProof/>
          <w:sz w:val="24"/>
          <w:szCs w:val="24"/>
        </w:rPr>
      </w:pPr>
      <w:r w:rsidRPr="00E26284">
        <w:rPr>
          <w:rFonts w:ascii="Calibri" w:hAnsi="Calibri" w:cs="Times New Roman"/>
          <w:noProof/>
          <w:sz w:val="24"/>
          <w:szCs w:val="24"/>
        </w:rPr>
        <w:t xml:space="preserve">Stuckler, D. et al., 2011. Effects of the 2008 recession on health: a first look at European data. </w:t>
      </w:r>
      <w:r w:rsidRPr="00E26284">
        <w:rPr>
          <w:rFonts w:ascii="Calibri" w:hAnsi="Calibri" w:cs="Times New Roman"/>
          <w:i/>
          <w:iCs/>
          <w:noProof/>
          <w:sz w:val="24"/>
          <w:szCs w:val="24"/>
        </w:rPr>
        <w:t>Lancet</w:t>
      </w:r>
      <w:r w:rsidRPr="00E26284">
        <w:rPr>
          <w:rFonts w:ascii="Calibri" w:hAnsi="Calibri" w:cs="Times New Roman"/>
          <w:noProof/>
          <w:sz w:val="24"/>
          <w:szCs w:val="24"/>
        </w:rPr>
        <w:t>, 378, pp.124–125.</w:t>
      </w:r>
    </w:p>
    <w:p w14:paraId="4C6CB109" w14:textId="77777777" w:rsidR="00E26284" w:rsidRPr="00E26284" w:rsidRDefault="00E26284" w:rsidP="00E26284">
      <w:pPr>
        <w:widowControl w:val="0"/>
        <w:autoSpaceDE w:val="0"/>
        <w:autoSpaceDN w:val="0"/>
        <w:adjustRightInd w:val="0"/>
        <w:spacing w:line="480" w:lineRule="auto"/>
        <w:ind w:left="480" w:hanging="480"/>
        <w:rPr>
          <w:rFonts w:ascii="Calibri" w:hAnsi="Calibri" w:cs="Times New Roman"/>
          <w:noProof/>
          <w:sz w:val="24"/>
          <w:szCs w:val="24"/>
        </w:rPr>
      </w:pPr>
      <w:r w:rsidRPr="00E26284">
        <w:rPr>
          <w:rFonts w:ascii="Calibri" w:hAnsi="Calibri" w:cs="Times New Roman"/>
          <w:noProof/>
          <w:sz w:val="24"/>
          <w:szCs w:val="24"/>
        </w:rPr>
        <w:t xml:space="preserve">Swiss Statistics, 2016. Components of population change - Data, indicators. Available at: </w:t>
      </w:r>
      <w:r w:rsidRPr="00E26284">
        <w:rPr>
          <w:rFonts w:ascii="Calibri" w:hAnsi="Calibri" w:cs="Times New Roman"/>
          <w:noProof/>
          <w:sz w:val="24"/>
          <w:szCs w:val="24"/>
        </w:rPr>
        <w:lastRenderedPageBreak/>
        <w:t>http://www.bfs.admin.ch/bfs/portal/en/index/themen/01/06/blank/key/04.html.</w:t>
      </w:r>
    </w:p>
    <w:p w14:paraId="00D090AC" w14:textId="77777777" w:rsidR="00E26284" w:rsidRPr="00E26284" w:rsidRDefault="00E26284" w:rsidP="00E26284">
      <w:pPr>
        <w:widowControl w:val="0"/>
        <w:autoSpaceDE w:val="0"/>
        <w:autoSpaceDN w:val="0"/>
        <w:adjustRightInd w:val="0"/>
        <w:spacing w:line="480" w:lineRule="auto"/>
        <w:ind w:left="480" w:hanging="480"/>
        <w:rPr>
          <w:rFonts w:ascii="Calibri" w:hAnsi="Calibri" w:cs="Times New Roman"/>
          <w:noProof/>
          <w:sz w:val="24"/>
          <w:szCs w:val="24"/>
        </w:rPr>
      </w:pPr>
      <w:r w:rsidRPr="00E26284">
        <w:rPr>
          <w:rFonts w:ascii="Calibri" w:hAnsi="Calibri" w:cs="Times New Roman"/>
          <w:noProof/>
          <w:sz w:val="24"/>
          <w:szCs w:val="24"/>
        </w:rPr>
        <w:t xml:space="preserve">Tobler, W., 2004. Thirty Five Years of Computer Cartograms. </w:t>
      </w:r>
      <w:r w:rsidRPr="00E26284">
        <w:rPr>
          <w:rFonts w:ascii="Calibri" w:hAnsi="Calibri" w:cs="Times New Roman"/>
          <w:i/>
          <w:iCs/>
          <w:noProof/>
          <w:sz w:val="24"/>
          <w:szCs w:val="24"/>
        </w:rPr>
        <w:t>Annals of the Association of American Geographers</w:t>
      </w:r>
      <w:r w:rsidRPr="00E26284">
        <w:rPr>
          <w:rFonts w:ascii="Calibri" w:hAnsi="Calibri" w:cs="Times New Roman"/>
          <w:noProof/>
          <w:sz w:val="24"/>
          <w:szCs w:val="24"/>
        </w:rPr>
        <w:t>, 94(1), pp.58–73.</w:t>
      </w:r>
    </w:p>
    <w:p w14:paraId="5C4AC743" w14:textId="77777777" w:rsidR="00E26284" w:rsidRPr="00E26284" w:rsidRDefault="00E26284" w:rsidP="00E26284">
      <w:pPr>
        <w:widowControl w:val="0"/>
        <w:autoSpaceDE w:val="0"/>
        <w:autoSpaceDN w:val="0"/>
        <w:adjustRightInd w:val="0"/>
        <w:spacing w:line="480" w:lineRule="auto"/>
        <w:ind w:left="480" w:hanging="480"/>
        <w:rPr>
          <w:rFonts w:ascii="Calibri" w:hAnsi="Calibri"/>
          <w:noProof/>
          <w:sz w:val="24"/>
        </w:rPr>
      </w:pPr>
      <w:r w:rsidRPr="00E26284">
        <w:rPr>
          <w:rFonts w:ascii="Calibri" w:hAnsi="Calibri" w:cs="Times New Roman"/>
          <w:noProof/>
          <w:sz w:val="24"/>
          <w:szCs w:val="24"/>
        </w:rPr>
        <w:t xml:space="preserve">Woolf, S.H. et al., 2007. Giving Everyone the Health of the Educated : An Examination of Whether Social Change Would Save More Lives Than Medical Advances. </w:t>
      </w:r>
      <w:r w:rsidRPr="00E26284">
        <w:rPr>
          <w:rFonts w:ascii="Calibri" w:hAnsi="Calibri" w:cs="Times New Roman"/>
          <w:i/>
          <w:iCs/>
          <w:noProof/>
          <w:sz w:val="24"/>
          <w:szCs w:val="24"/>
        </w:rPr>
        <w:t>American Journal of Public Health</w:t>
      </w:r>
      <w:r w:rsidRPr="00E26284">
        <w:rPr>
          <w:rFonts w:ascii="Calibri" w:hAnsi="Calibri" w:cs="Times New Roman"/>
          <w:noProof/>
          <w:sz w:val="24"/>
          <w:szCs w:val="24"/>
        </w:rPr>
        <w:t>, 97(4), pp.679–683.</w:t>
      </w:r>
    </w:p>
    <w:p w14:paraId="31F7CA98" w14:textId="13872634" w:rsidR="000104A9" w:rsidRDefault="00BF1624" w:rsidP="009256F7">
      <w:pPr>
        <w:spacing w:line="480" w:lineRule="auto"/>
        <w:rPr>
          <w:sz w:val="24"/>
          <w:szCs w:val="24"/>
        </w:rPr>
      </w:pPr>
      <w:r>
        <w:rPr>
          <w:rFonts w:eastAsia="Times New Roman"/>
          <w:sz w:val="24"/>
          <w:szCs w:val="24"/>
        </w:rPr>
        <w:fldChar w:fldCharType="end"/>
      </w:r>
    </w:p>
    <w:p w14:paraId="2E794EDC" w14:textId="3473AA18" w:rsidR="00511B41" w:rsidRDefault="00511B41" w:rsidP="005E7208">
      <w:pPr>
        <w:spacing w:line="480" w:lineRule="auto"/>
        <w:rPr>
          <w:sz w:val="24"/>
          <w:szCs w:val="24"/>
        </w:rPr>
      </w:pPr>
    </w:p>
    <w:sectPr w:rsidR="00511B41" w:rsidSect="00E875FE">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85" w:author="Jonathan Minton" w:date="2016-07-28T15:27:00Z" w:initials="JM">
    <w:p w14:paraId="5773387A" w14:textId="17BE773D" w:rsidR="002C1B7C" w:rsidRDefault="002C1B7C">
      <w:pPr>
        <w:pStyle w:val="CommentText"/>
      </w:pPr>
      <w:r>
        <w:rPr>
          <w:rStyle w:val="CommentReference"/>
        </w:rPr>
        <w:annotationRef/>
      </w:r>
      <w:r>
        <w:t>Provide some derivation of this in footnote. Perhaps subdivide by age category.</w:t>
      </w:r>
    </w:p>
  </w:comment>
  <w:comment w:id="108" w:author="Jonathan Minton" w:date="2016-07-28T15:37:00Z" w:initials="JM">
    <w:p w14:paraId="2A19D8A6" w14:textId="56F582DC" w:rsidR="002C1B7C" w:rsidRDefault="002C1B7C">
      <w:pPr>
        <w:pStyle w:val="CommentText"/>
      </w:pPr>
      <w:r>
        <w:rPr>
          <w:rStyle w:val="CommentReference"/>
        </w:rPr>
        <w:annotationRef/>
      </w:r>
      <w:r>
        <w:t>This looks excellent.</w:t>
      </w:r>
    </w:p>
  </w:comment>
  <w:comment w:id="109" w:author="Jonathan Minton" w:date="2016-07-28T15:37:00Z" w:initials="JM">
    <w:p w14:paraId="23AA2371" w14:textId="794D367F" w:rsidR="002C1B7C" w:rsidRDefault="002C1B7C">
      <w:pPr>
        <w:pStyle w:val="CommentText"/>
      </w:pPr>
      <w:r>
        <w:rPr>
          <w:rStyle w:val="CommentReference"/>
        </w:rPr>
        <w:annotationRef/>
      </w:r>
      <w:r>
        <w:t>As does this…</w:t>
      </w:r>
    </w:p>
  </w:comment>
  <w:comment w:id="225" w:author="Jonathan Minton" w:date="2016-07-28T15:41:00Z" w:initials="JM">
    <w:p w14:paraId="28286950" w14:textId="742F95B0" w:rsidR="002C1B7C" w:rsidRDefault="002C1B7C">
      <w:pPr>
        <w:pStyle w:val="CommentText"/>
      </w:pPr>
      <w:r>
        <w:rPr>
          <w:rStyle w:val="CommentReference"/>
        </w:rPr>
        <w:annotationRef/>
      </w:r>
      <w:r>
        <w:t>I’d suggest using a similar/same colour scheme for this as in the previous figure, i.e. red for 3+ at 15% or more.</w:t>
      </w:r>
    </w:p>
  </w:comment>
  <w:comment w:id="239" w:author="Jonathan Minton" w:date="2016-07-28T15:43:00Z" w:initials="JM">
    <w:p w14:paraId="608E7AD9" w14:textId="57EC8CB4" w:rsidR="002C1B7C" w:rsidRDefault="002C1B7C">
      <w:pPr>
        <w:pStyle w:val="CommentText"/>
      </w:pPr>
      <w:r>
        <w:rPr>
          <w:rStyle w:val="CommentReference"/>
        </w:rPr>
        <w:annotationRef/>
      </w:r>
      <w:r>
        <w:t>Ref to Global Burden of Disease?</w:t>
      </w:r>
    </w:p>
  </w:comment>
  <w:comment w:id="308" w:author="Jonathan Minton" w:date="2016-07-28T15:56:00Z" w:initials="JM">
    <w:p w14:paraId="1C3C1B26" w14:textId="77777777" w:rsidR="002C1B7C" w:rsidRDefault="002C1B7C" w:rsidP="00304E4D">
      <w:pPr>
        <w:pStyle w:val="CommentText"/>
      </w:pPr>
      <w:r>
        <w:rPr>
          <w:rStyle w:val="CommentReference"/>
        </w:rPr>
        <w:annotationRef/>
      </w:r>
      <w:hyperlink r:id="rId1" w:history="1">
        <w:r w:rsidRPr="007A08E8">
          <w:rPr>
            <w:rStyle w:val="Hyperlink"/>
          </w:rPr>
          <w:t>http://ije.oxfordjournals.org/content/early/2011/03/16/ije.dyr061.full</w:t>
        </w:r>
      </w:hyperlink>
    </w:p>
    <w:p w14:paraId="48EA3BB3" w14:textId="77777777" w:rsidR="002C1B7C" w:rsidRDefault="00717C64" w:rsidP="00304E4D">
      <w:pPr>
        <w:pStyle w:val="CommentText"/>
      </w:pPr>
      <w:hyperlink r:id="rId2" w:history="1">
        <w:r w:rsidR="002C1B7C" w:rsidRPr="007A08E8">
          <w:rPr>
            <w:rStyle w:val="Hyperlink"/>
          </w:rPr>
          <w:t>http://science.sciencemag.org/content/296/5570/1029.short</w:t>
        </w:r>
      </w:hyperlink>
    </w:p>
    <w:p w14:paraId="5D011306" w14:textId="77777777" w:rsidR="002C1B7C" w:rsidRDefault="00717C64" w:rsidP="00304E4D">
      <w:pPr>
        <w:pStyle w:val="CommentText"/>
      </w:pPr>
      <w:hyperlink r:id="rId3" w:anchor="v=onepage&amp;q=global%20life%20expectancy%20trends&amp;f=false" w:history="1">
        <w:r w:rsidR="002C1B7C" w:rsidRPr="007A08E8">
          <w:rPr>
            <w:rStyle w:val="Hyperlink"/>
          </w:rPr>
          <w:t>https://books.google.co.uk/books?hl=en&amp;lr=&amp;id=4Ng2Y7eJ7A0C&amp;oi=fnd&amp;pg=PR8&amp;dq=global+life+expectancy+trends&amp;ots=8-fO_RoS6S&amp;sig=v4-52MudoNFXnRadIbdmXwgTnYw#v=onepage&amp;q=global%20life%20expectancy%20trends&amp;f=false</w:t>
        </w:r>
      </w:hyperlink>
    </w:p>
    <w:p w14:paraId="0D43B496" w14:textId="77777777" w:rsidR="002C1B7C" w:rsidRDefault="002C1B7C" w:rsidP="00304E4D">
      <w:pPr>
        <w:pStyle w:val="CommentText"/>
      </w:pPr>
    </w:p>
    <w:p w14:paraId="79738514" w14:textId="77777777" w:rsidR="002C1B7C" w:rsidRDefault="002C1B7C" w:rsidP="00304E4D">
      <w:pPr>
        <w:pStyle w:val="CommentText"/>
      </w:pPr>
    </w:p>
  </w:comment>
  <w:comment w:id="310" w:author="Jonathan Minton" w:date="2016-07-28T15:56:00Z" w:initials="JM">
    <w:p w14:paraId="5FC53F02" w14:textId="77777777" w:rsidR="002C1B7C" w:rsidRDefault="002C1B7C" w:rsidP="00304E4D">
      <w:pPr>
        <w:pStyle w:val="CommentText"/>
      </w:pPr>
      <w:r>
        <w:rPr>
          <w:rStyle w:val="CommentReference"/>
        </w:rPr>
        <w:annotationRef/>
      </w:r>
      <w:hyperlink r:id="rId4" w:history="1">
        <w:r w:rsidRPr="007A08E8">
          <w:rPr>
            <w:rStyle w:val="Hyperlink"/>
          </w:rPr>
          <w:t>http://www.thelancet.com/journals/lancet/article/PIIS0140-6736(14)62254-6/fulltext</w:t>
        </w:r>
      </w:hyperlink>
    </w:p>
    <w:p w14:paraId="2D0F1B8D" w14:textId="77777777" w:rsidR="002C1B7C" w:rsidRDefault="00717C64" w:rsidP="00304E4D">
      <w:pPr>
        <w:pStyle w:val="CommentText"/>
      </w:pPr>
      <w:hyperlink r:id="rId5" w:history="1">
        <w:r w:rsidR="002C1B7C" w:rsidRPr="007A08E8">
          <w:rPr>
            <w:rStyle w:val="Hyperlink"/>
          </w:rPr>
          <w:t>http://www.thelancet.com/journals/lancet/article/PIIS0140-6736(15)60692-4/fulltext</w:t>
        </w:r>
      </w:hyperlink>
    </w:p>
    <w:p w14:paraId="37A0B24F" w14:textId="77777777" w:rsidR="002C1B7C" w:rsidRDefault="002C1B7C" w:rsidP="00304E4D">
      <w:pPr>
        <w:pStyle w:val="CommentText"/>
      </w:pPr>
    </w:p>
  </w:comment>
  <w:comment w:id="311" w:author="Jonathan Minton" w:date="2016-07-28T16:01:00Z" w:initials="JM">
    <w:p w14:paraId="2AE5627B" w14:textId="77777777" w:rsidR="002C1B7C" w:rsidRDefault="002C1B7C" w:rsidP="00304E4D">
      <w:pPr>
        <w:pStyle w:val="CommentText"/>
      </w:pPr>
      <w:r>
        <w:rPr>
          <w:rStyle w:val="CommentReference"/>
        </w:rPr>
        <w:annotationRef/>
      </w:r>
      <w:hyperlink r:id="rId6" w:history="1">
        <w:r w:rsidRPr="007A08E8">
          <w:rPr>
            <w:rStyle w:val="Hyperlink"/>
          </w:rPr>
          <w:t>http://europepmc.org/articles/pmc4194835</w:t>
        </w:r>
      </w:hyperlink>
    </w:p>
    <w:p w14:paraId="3CFFE419" w14:textId="77777777" w:rsidR="002C1B7C" w:rsidRDefault="002C1B7C" w:rsidP="00304E4D">
      <w:pPr>
        <w:pStyle w:val="CommentText"/>
      </w:pPr>
    </w:p>
  </w:comment>
  <w:comment w:id="341" w:author="Jonathan Minton" w:date="2016-08-05T16:50:00Z" w:initials="JM">
    <w:p w14:paraId="7A660B25" w14:textId="319375B7" w:rsidR="002917AD" w:rsidRDefault="002917AD">
      <w:pPr>
        <w:pStyle w:val="CommentText"/>
      </w:pPr>
      <w:r>
        <w:rPr>
          <w:rStyle w:val="CommentReference"/>
        </w:rPr>
        <w:annotationRef/>
      </w:r>
      <w:r>
        <w:t>Could (should?!) Ref my IJE 2013 paper and Parkinson Suicide paper here on lagged effects.</w:t>
      </w:r>
    </w:p>
  </w:comment>
  <w:comment w:id="353" w:author="Jonathan Minton" w:date="2016-07-28T16:37:00Z" w:initials="JM">
    <w:p w14:paraId="2CA908C4" w14:textId="401591F7" w:rsidR="002C1B7C" w:rsidRDefault="002C1B7C">
      <w:pPr>
        <w:pStyle w:val="CommentText"/>
      </w:pPr>
      <w:r>
        <w:rPr>
          <w:rStyle w:val="CommentReference"/>
        </w:rPr>
        <w:annotationRef/>
      </w:r>
      <w:r w:rsidRPr="00095979">
        <w:t>http://www.thelancet.com/journals/lancet/article/PIIS0140-</w:t>
      </w:r>
      <w:proofErr w:type="gramStart"/>
      <w:r w:rsidRPr="00095979">
        <w:t>6736(</w:t>
      </w:r>
      <w:proofErr w:type="gramEnd"/>
      <w:r w:rsidRPr="00095979">
        <w:t>15)00195-6/abstract</w:t>
      </w:r>
    </w:p>
  </w:comment>
  <w:comment w:id="364" w:author="Jonathan Minton" w:date="2016-07-28T16:41:00Z" w:initials="JM">
    <w:p w14:paraId="153FF263" w14:textId="55FE05B1" w:rsidR="002C1B7C" w:rsidRDefault="002C1B7C">
      <w:pPr>
        <w:pStyle w:val="CommentText"/>
      </w:pPr>
      <w:r>
        <w:rPr>
          <w:rStyle w:val="CommentReference"/>
        </w:rPr>
        <w:annotationRef/>
      </w:r>
      <w:r w:rsidRPr="004953B1">
        <w:t>http://jech.bmj.com/content/early/2016/07/18/jech-2016-207296.abstract</w:t>
      </w:r>
    </w:p>
  </w:comment>
  <w:comment w:id="372" w:author="Jonathan Minton" w:date="2016-07-28T16:51:00Z" w:initials="JM">
    <w:p w14:paraId="0E3ABCE9" w14:textId="01897BFF" w:rsidR="002C1B7C" w:rsidRDefault="002C1B7C">
      <w:pPr>
        <w:pStyle w:val="CommentText"/>
      </w:pPr>
      <w:r>
        <w:rPr>
          <w:rStyle w:val="CommentReference"/>
        </w:rPr>
        <w:annotationRef/>
      </w:r>
      <w:r>
        <w:t>Not yet published…</w:t>
      </w:r>
    </w:p>
  </w:comment>
  <w:comment w:id="378" w:author="Green, Mark" w:date="2016-07-28T12:04:00Z" w:initials="GM">
    <w:p w14:paraId="42D167F1" w14:textId="3FB6B99A" w:rsidR="002C1B7C" w:rsidRDefault="002C1B7C">
      <w:pPr>
        <w:pStyle w:val="CommentText"/>
      </w:pPr>
      <w:r>
        <w:rPr>
          <w:rStyle w:val="CommentReference"/>
        </w:rPr>
        <w:annotationRef/>
      </w:r>
      <w:r>
        <w:t>Jon – wasn’t sure how your suicides paper fitted in here given it didn’t really show the effect of the recession</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773387A" w15:done="0"/>
  <w15:commentEx w15:paraId="2A19D8A6" w15:done="0"/>
  <w15:commentEx w15:paraId="23AA2371" w15:done="0"/>
  <w15:commentEx w15:paraId="28286950" w15:done="0"/>
  <w15:commentEx w15:paraId="608E7AD9" w15:done="0"/>
  <w15:commentEx w15:paraId="79738514" w15:done="0"/>
  <w15:commentEx w15:paraId="37A0B24F" w15:done="0"/>
  <w15:commentEx w15:paraId="3CFFE419" w15:done="0"/>
  <w15:commentEx w15:paraId="7A660B25" w15:done="0"/>
  <w15:commentEx w15:paraId="2CA908C4" w15:done="0"/>
  <w15:commentEx w15:paraId="153FF263" w15:done="0"/>
  <w15:commentEx w15:paraId="0E3ABCE9" w15:done="0"/>
  <w15:commentEx w15:paraId="42D167F1"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84EBD0B" w14:textId="77777777" w:rsidR="00717C64" w:rsidRDefault="00717C64" w:rsidP="00EE65AB">
      <w:pPr>
        <w:spacing w:after="0" w:line="240" w:lineRule="auto"/>
      </w:pPr>
      <w:r>
        <w:separator/>
      </w:r>
    </w:p>
  </w:endnote>
  <w:endnote w:type="continuationSeparator" w:id="0">
    <w:p w14:paraId="5C11A02D" w14:textId="77777777" w:rsidR="00717C64" w:rsidRDefault="00717C64" w:rsidP="00EE65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10022FF" w:usb1="C000E47F" w:usb2="00000029" w:usb3="00000000" w:csb0="000001DF" w:csb1="00000000"/>
  </w:font>
  <w:font w:name="Helvetica Neue">
    <w:altName w:val="Malgun Gothic"/>
    <w:charset w:val="00"/>
    <w:family w:val="auto"/>
    <w:pitch w:val="variable"/>
    <w:sig w:usb0="00000003" w:usb1="500079DB" w:usb2="0000001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alibri Light">
    <w:panose1 w:val="020F0302020204030204"/>
    <w:charset w:val="00"/>
    <w:family w:val="swiss"/>
    <w:pitch w:val="variable"/>
    <w:sig w:usb0="A00002EF" w:usb1="4000207B"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33130818"/>
      <w:docPartObj>
        <w:docPartGallery w:val="Page Numbers (Bottom of Page)"/>
        <w:docPartUnique/>
      </w:docPartObj>
    </w:sdtPr>
    <w:sdtEndPr>
      <w:rPr>
        <w:noProof/>
      </w:rPr>
    </w:sdtEndPr>
    <w:sdtContent>
      <w:p w14:paraId="1365C753" w14:textId="09F03E43" w:rsidR="002C1B7C" w:rsidRDefault="002C1B7C">
        <w:pPr>
          <w:pStyle w:val="Footer"/>
          <w:jc w:val="right"/>
        </w:pPr>
        <w:r>
          <w:fldChar w:fldCharType="begin"/>
        </w:r>
        <w:r w:rsidRPr="00E26284">
          <w:instrText xml:space="preserve"> PAGE   \* MERGEFORMAT </w:instrText>
        </w:r>
        <w:r>
          <w:fldChar w:fldCharType="separate"/>
        </w:r>
        <w:r w:rsidR="00B6068E">
          <w:rPr>
            <w:noProof/>
          </w:rPr>
          <w:t>29</w:t>
        </w:r>
        <w:r>
          <w:rPr>
            <w:noProof/>
          </w:rPr>
          <w:fldChar w:fldCharType="end"/>
        </w:r>
      </w:p>
    </w:sdtContent>
  </w:sdt>
  <w:p w14:paraId="0BD051DD" w14:textId="77777777" w:rsidR="002C1B7C" w:rsidRDefault="002C1B7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2F004FA" w14:textId="77777777" w:rsidR="00717C64" w:rsidRDefault="00717C64" w:rsidP="00EE65AB">
      <w:pPr>
        <w:spacing w:after="0" w:line="240" w:lineRule="auto"/>
      </w:pPr>
      <w:r>
        <w:separator/>
      </w:r>
    </w:p>
  </w:footnote>
  <w:footnote w:type="continuationSeparator" w:id="0">
    <w:p w14:paraId="57239A79" w14:textId="77777777" w:rsidR="00717C64" w:rsidRDefault="00717C64" w:rsidP="00EE65AB">
      <w:pPr>
        <w:spacing w:after="0" w:line="240" w:lineRule="auto"/>
      </w:pPr>
      <w:r>
        <w:continuationSeparator/>
      </w:r>
    </w:p>
  </w:footnote>
  <w:footnote w:id="1">
    <w:p w14:paraId="1B09BDC3" w14:textId="5B58DF06" w:rsidR="002C1B7C" w:rsidRDefault="002C1B7C">
      <w:pPr>
        <w:pStyle w:val="FootnoteText"/>
      </w:pPr>
      <w:r>
        <w:rPr>
          <w:rStyle w:val="FootnoteReference"/>
        </w:rPr>
        <w:footnoteRef/>
      </w:r>
      <w:r>
        <w:t xml:space="preserve"> Data are available here: </w:t>
      </w:r>
      <w:hyperlink r:id="rId1" w:history="1">
        <w:r w:rsidRPr="00DB5926">
          <w:rPr>
            <w:rStyle w:val="Hyperlink"/>
          </w:rPr>
          <w:t>https://www.ons.gov.uk/file?uri=/peoplepopulationandcommunity/populationandmigration/populationestimates/datasets/populationestimatesforukenglandandwalesscotlandandnorthernireland/mid2015/ukmye2015.zip</w:t>
        </w:r>
      </w:hyperlink>
      <w:r>
        <w:t xml:space="preserve">  </w:t>
      </w:r>
    </w:p>
  </w:footnote>
  <w:footnote w:id="2">
    <w:p w14:paraId="7BC2BFB4" w14:textId="3239D1FF" w:rsidR="002C1B7C" w:rsidRDefault="002C1B7C">
      <w:pPr>
        <w:pStyle w:val="FootnoteText"/>
      </w:pPr>
      <w:r>
        <w:rPr>
          <w:rStyle w:val="FootnoteReference"/>
        </w:rPr>
        <w:footnoteRef/>
      </w:r>
      <w:r>
        <w:t xml:space="preserve"> We refer to all ‘</w:t>
      </w:r>
      <w:r w:rsidRPr="00A05E3C">
        <w:t>London Boroughs</w:t>
      </w:r>
      <w:r>
        <w:t>’</w:t>
      </w:r>
      <w:r w:rsidRPr="00A05E3C">
        <w:t xml:space="preserve">, </w:t>
      </w:r>
      <w:r>
        <w:t>‘</w:t>
      </w:r>
      <w:r w:rsidRPr="00A05E3C">
        <w:t>Districts</w:t>
      </w:r>
      <w:r>
        <w:t>’</w:t>
      </w:r>
      <w:r w:rsidRPr="00A05E3C">
        <w:t xml:space="preserve"> and </w:t>
      </w:r>
      <w:r>
        <w:t>‘</w:t>
      </w:r>
      <w:r w:rsidRPr="00A05E3C">
        <w:t>Unitary Authorities</w:t>
      </w:r>
      <w:r>
        <w:t xml:space="preserve">’ collectively as Local Authorities since this is how they are referred to by the ONS. </w:t>
      </w:r>
    </w:p>
  </w:footnote>
  <w:footnote w:id="3">
    <w:p w14:paraId="1A29E252" w14:textId="19A2A95A" w:rsidR="002C1B7C" w:rsidRDefault="002C1B7C">
      <w:pPr>
        <w:pStyle w:val="FootnoteText"/>
      </w:pPr>
      <w:r>
        <w:rPr>
          <w:rStyle w:val="FootnoteReference"/>
        </w:rPr>
        <w:footnoteRef/>
      </w:r>
      <w:r>
        <w:t xml:space="preserve"> Using the non-adjusted age-specific rates did not alter the findings, suggesting that age-aggregation bias was not an important factor. </w:t>
      </w:r>
    </w:p>
  </w:footnote>
  <w:footnote w:id="4">
    <w:p w14:paraId="6B64D805" w14:textId="2A799096" w:rsidR="002C1B7C" w:rsidRDefault="002C1B7C">
      <w:pPr>
        <w:pStyle w:val="FootnoteText"/>
      </w:pPr>
      <w:r>
        <w:rPr>
          <w:rStyle w:val="FootnoteReference"/>
        </w:rPr>
        <w:footnoteRef/>
      </w:r>
      <w:r>
        <w:t xml:space="preserve"> The increase in mortality rates in both 1951 and 1968 was still lower than that witnessed in 2015.</w:t>
      </w:r>
    </w:p>
  </w:footnote>
  <w:footnote w:id="5">
    <w:p w14:paraId="4ED794CB" w14:textId="567CCFAB" w:rsidR="002C1B7C" w:rsidRDefault="002C1B7C">
      <w:pPr>
        <w:pStyle w:val="FootnoteText"/>
      </w:pPr>
      <w:r>
        <w:rPr>
          <w:rStyle w:val="FootnoteReference"/>
        </w:rPr>
        <w:footnoteRef/>
      </w:r>
      <w:r>
        <w:t xml:space="preserve"> The Office for National Statistics r</w:t>
      </w:r>
      <w:r w:rsidRPr="00EE65AB">
        <w:t xml:space="preserve">eleased </w:t>
      </w:r>
      <w:r>
        <w:t>the</w:t>
      </w:r>
      <w:r w:rsidRPr="00EE65AB">
        <w:t xml:space="preserve"> data</w:t>
      </w:r>
      <w:r>
        <w:t xml:space="preserve"> at 10am on</w:t>
      </w:r>
      <w:r w:rsidRPr="00EE65AB">
        <w:t xml:space="preserve"> June 23rd 2016, the morning </w:t>
      </w:r>
      <w:r>
        <w:t xml:space="preserve">of the day of the EU referendum. </w:t>
      </w:r>
      <w:r w:rsidRPr="00EE65AB">
        <w:t>There was no press release because of the vote.</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0111D05"/>
    <w:multiLevelType w:val="hybridMultilevel"/>
    <w:tmpl w:val="C2CA5EDE"/>
    <w:lvl w:ilvl="0" w:tplc="6E66B010">
      <w:start w:val="1"/>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09D0450"/>
    <w:multiLevelType w:val="hybridMultilevel"/>
    <w:tmpl w:val="353E155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Jonathan Minton">
    <w15:presenceInfo w15:providerId="AD" w15:userId="S-1-5-21-3392181128-250301629-2379905336-241998"/>
  </w15:person>
  <w15:person w15:author="Green, Mark">
    <w15:presenceInfo w15:providerId="AD" w15:userId="S-1-5-21-137024685-2204166116-4157399963-34859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04A9"/>
    <w:rsid w:val="00004A9D"/>
    <w:rsid w:val="000104A9"/>
    <w:rsid w:val="000220F7"/>
    <w:rsid w:val="00043DF2"/>
    <w:rsid w:val="00074D18"/>
    <w:rsid w:val="00083F6B"/>
    <w:rsid w:val="0009360F"/>
    <w:rsid w:val="00095979"/>
    <w:rsid w:val="0009684E"/>
    <w:rsid w:val="000B03D3"/>
    <w:rsid w:val="000D125D"/>
    <w:rsid w:val="000E78E7"/>
    <w:rsid w:val="000F200F"/>
    <w:rsid w:val="000F4E8C"/>
    <w:rsid w:val="001101A6"/>
    <w:rsid w:val="00112992"/>
    <w:rsid w:val="00130EF6"/>
    <w:rsid w:val="001520AE"/>
    <w:rsid w:val="001721C6"/>
    <w:rsid w:val="00174E3D"/>
    <w:rsid w:val="001A4682"/>
    <w:rsid w:val="001A79C3"/>
    <w:rsid w:val="001D18B5"/>
    <w:rsid w:val="001D212E"/>
    <w:rsid w:val="001E655A"/>
    <w:rsid w:val="001E6FB8"/>
    <w:rsid w:val="001F4649"/>
    <w:rsid w:val="0021766E"/>
    <w:rsid w:val="002178BB"/>
    <w:rsid w:val="00217EAA"/>
    <w:rsid w:val="0022702D"/>
    <w:rsid w:val="0027530E"/>
    <w:rsid w:val="00281CD5"/>
    <w:rsid w:val="002831CC"/>
    <w:rsid w:val="00287106"/>
    <w:rsid w:val="002917AB"/>
    <w:rsid w:val="002917AD"/>
    <w:rsid w:val="0029204C"/>
    <w:rsid w:val="002B0C72"/>
    <w:rsid w:val="002B0D02"/>
    <w:rsid w:val="002B560F"/>
    <w:rsid w:val="002C1B7C"/>
    <w:rsid w:val="002D2A81"/>
    <w:rsid w:val="002D2D2F"/>
    <w:rsid w:val="002F72CC"/>
    <w:rsid w:val="00304E4D"/>
    <w:rsid w:val="00317750"/>
    <w:rsid w:val="00330366"/>
    <w:rsid w:val="00371CBC"/>
    <w:rsid w:val="003771A2"/>
    <w:rsid w:val="003A4419"/>
    <w:rsid w:val="003A7765"/>
    <w:rsid w:val="003B710D"/>
    <w:rsid w:val="003C41D3"/>
    <w:rsid w:val="003C5AC1"/>
    <w:rsid w:val="003D51E5"/>
    <w:rsid w:val="003F017F"/>
    <w:rsid w:val="00405D3B"/>
    <w:rsid w:val="004138D1"/>
    <w:rsid w:val="0041611E"/>
    <w:rsid w:val="0043492B"/>
    <w:rsid w:val="00437A0E"/>
    <w:rsid w:val="00440820"/>
    <w:rsid w:val="00457215"/>
    <w:rsid w:val="00462BE8"/>
    <w:rsid w:val="00465E6B"/>
    <w:rsid w:val="00482D4A"/>
    <w:rsid w:val="0048777E"/>
    <w:rsid w:val="004953B1"/>
    <w:rsid w:val="004B44FE"/>
    <w:rsid w:val="004E0313"/>
    <w:rsid w:val="004E5C3F"/>
    <w:rsid w:val="004F16C9"/>
    <w:rsid w:val="004F7502"/>
    <w:rsid w:val="005021E7"/>
    <w:rsid w:val="00511B41"/>
    <w:rsid w:val="0054506F"/>
    <w:rsid w:val="005476A9"/>
    <w:rsid w:val="00563504"/>
    <w:rsid w:val="00574C30"/>
    <w:rsid w:val="005850A6"/>
    <w:rsid w:val="005A1C83"/>
    <w:rsid w:val="005C1162"/>
    <w:rsid w:val="005C4325"/>
    <w:rsid w:val="005C762D"/>
    <w:rsid w:val="005E6A01"/>
    <w:rsid w:val="005E7208"/>
    <w:rsid w:val="005F3985"/>
    <w:rsid w:val="00612965"/>
    <w:rsid w:val="00615C69"/>
    <w:rsid w:val="00666564"/>
    <w:rsid w:val="0066770A"/>
    <w:rsid w:val="00677447"/>
    <w:rsid w:val="006A5581"/>
    <w:rsid w:val="006B6E6B"/>
    <w:rsid w:val="006C3AEF"/>
    <w:rsid w:val="006C4D6F"/>
    <w:rsid w:val="006E0368"/>
    <w:rsid w:val="006E05BF"/>
    <w:rsid w:val="006E151A"/>
    <w:rsid w:val="006F3B14"/>
    <w:rsid w:val="00706384"/>
    <w:rsid w:val="00717C64"/>
    <w:rsid w:val="00733ACC"/>
    <w:rsid w:val="0074170E"/>
    <w:rsid w:val="00741CE4"/>
    <w:rsid w:val="00747A38"/>
    <w:rsid w:val="007505D9"/>
    <w:rsid w:val="0077074E"/>
    <w:rsid w:val="0077097D"/>
    <w:rsid w:val="00796B04"/>
    <w:rsid w:val="007A040A"/>
    <w:rsid w:val="007A278E"/>
    <w:rsid w:val="007A362A"/>
    <w:rsid w:val="007C17D1"/>
    <w:rsid w:val="007E5438"/>
    <w:rsid w:val="007E6170"/>
    <w:rsid w:val="008062E3"/>
    <w:rsid w:val="00806C17"/>
    <w:rsid w:val="00826AD1"/>
    <w:rsid w:val="00830A08"/>
    <w:rsid w:val="00831620"/>
    <w:rsid w:val="0083749A"/>
    <w:rsid w:val="00857A06"/>
    <w:rsid w:val="00857A4D"/>
    <w:rsid w:val="008A2C73"/>
    <w:rsid w:val="008B0592"/>
    <w:rsid w:val="008C5F0E"/>
    <w:rsid w:val="0090094F"/>
    <w:rsid w:val="0091107D"/>
    <w:rsid w:val="0091667B"/>
    <w:rsid w:val="00920775"/>
    <w:rsid w:val="009256F7"/>
    <w:rsid w:val="00925AD9"/>
    <w:rsid w:val="00936755"/>
    <w:rsid w:val="009635FD"/>
    <w:rsid w:val="00976852"/>
    <w:rsid w:val="009D011B"/>
    <w:rsid w:val="009D34EB"/>
    <w:rsid w:val="009E404F"/>
    <w:rsid w:val="00A053DD"/>
    <w:rsid w:val="00A05E3C"/>
    <w:rsid w:val="00A14420"/>
    <w:rsid w:val="00A258F3"/>
    <w:rsid w:val="00A556B2"/>
    <w:rsid w:val="00A908FA"/>
    <w:rsid w:val="00A96763"/>
    <w:rsid w:val="00A97193"/>
    <w:rsid w:val="00AA6FF6"/>
    <w:rsid w:val="00AB31B9"/>
    <w:rsid w:val="00AC07D5"/>
    <w:rsid w:val="00AD0548"/>
    <w:rsid w:val="00AD4181"/>
    <w:rsid w:val="00AD6A69"/>
    <w:rsid w:val="00AD7342"/>
    <w:rsid w:val="00AF1F96"/>
    <w:rsid w:val="00B12F36"/>
    <w:rsid w:val="00B6068E"/>
    <w:rsid w:val="00B7471C"/>
    <w:rsid w:val="00B76926"/>
    <w:rsid w:val="00B8186D"/>
    <w:rsid w:val="00B865E0"/>
    <w:rsid w:val="00BE7815"/>
    <w:rsid w:val="00BE7E64"/>
    <w:rsid w:val="00BF1624"/>
    <w:rsid w:val="00BF324E"/>
    <w:rsid w:val="00C46105"/>
    <w:rsid w:val="00C476F9"/>
    <w:rsid w:val="00C62DB1"/>
    <w:rsid w:val="00CA3FBA"/>
    <w:rsid w:val="00CD4875"/>
    <w:rsid w:val="00CE5F1C"/>
    <w:rsid w:val="00D03C01"/>
    <w:rsid w:val="00D05D8A"/>
    <w:rsid w:val="00D12865"/>
    <w:rsid w:val="00D55AEF"/>
    <w:rsid w:val="00D571EA"/>
    <w:rsid w:val="00D732DF"/>
    <w:rsid w:val="00D80F43"/>
    <w:rsid w:val="00D84F94"/>
    <w:rsid w:val="00DB6D75"/>
    <w:rsid w:val="00DC781D"/>
    <w:rsid w:val="00DD0089"/>
    <w:rsid w:val="00DD0BA7"/>
    <w:rsid w:val="00DD4393"/>
    <w:rsid w:val="00DE0E74"/>
    <w:rsid w:val="00E26284"/>
    <w:rsid w:val="00E321AA"/>
    <w:rsid w:val="00E3333F"/>
    <w:rsid w:val="00E41351"/>
    <w:rsid w:val="00E47083"/>
    <w:rsid w:val="00E47247"/>
    <w:rsid w:val="00E5025E"/>
    <w:rsid w:val="00E55DA7"/>
    <w:rsid w:val="00E64D6E"/>
    <w:rsid w:val="00E67B70"/>
    <w:rsid w:val="00E84E4E"/>
    <w:rsid w:val="00E875FE"/>
    <w:rsid w:val="00EA4FA0"/>
    <w:rsid w:val="00EC190B"/>
    <w:rsid w:val="00EE3AC0"/>
    <w:rsid w:val="00EE4A1E"/>
    <w:rsid w:val="00EE65AB"/>
    <w:rsid w:val="00EF489E"/>
    <w:rsid w:val="00F039E2"/>
    <w:rsid w:val="00F35ECA"/>
    <w:rsid w:val="00F41B86"/>
    <w:rsid w:val="00F56380"/>
    <w:rsid w:val="00F62FBA"/>
    <w:rsid w:val="00F8270C"/>
    <w:rsid w:val="00FA2964"/>
    <w:rsid w:val="00FC4D93"/>
    <w:rsid w:val="00FD5596"/>
    <w:rsid w:val="00FD6CFB"/>
    <w:rsid w:val="00FE3352"/>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BD72393"/>
  <w15:docId w15:val="{FCA7F65F-AACA-4E20-9EB9-A46A1EB2A2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3D51E5"/>
  </w:style>
  <w:style w:type="character" w:styleId="CommentReference">
    <w:name w:val="annotation reference"/>
    <w:basedOn w:val="DefaultParagraphFont"/>
    <w:uiPriority w:val="99"/>
    <w:semiHidden/>
    <w:unhideWhenUsed/>
    <w:rsid w:val="00C62DB1"/>
    <w:rPr>
      <w:sz w:val="16"/>
      <w:szCs w:val="16"/>
    </w:rPr>
  </w:style>
  <w:style w:type="paragraph" w:styleId="CommentText">
    <w:name w:val="annotation text"/>
    <w:basedOn w:val="Normal"/>
    <w:link w:val="CommentTextChar"/>
    <w:uiPriority w:val="99"/>
    <w:semiHidden/>
    <w:unhideWhenUsed/>
    <w:rsid w:val="00C62DB1"/>
    <w:pPr>
      <w:spacing w:line="240" w:lineRule="auto"/>
    </w:pPr>
    <w:rPr>
      <w:sz w:val="20"/>
      <w:szCs w:val="20"/>
    </w:rPr>
  </w:style>
  <w:style w:type="character" w:customStyle="1" w:styleId="CommentTextChar">
    <w:name w:val="Comment Text Char"/>
    <w:basedOn w:val="DefaultParagraphFont"/>
    <w:link w:val="CommentText"/>
    <w:uiPriority w:val="99"/>
    <w:semiHidden/>
    <w:rsid w:val="00C62DB1"/>
    <w:rPr>
      <w:sz w:val="20"/>
      <w:szCs w:val="20"/>
    </w:rPr>
  </w:style>
  <w:style w:type="paragraph" w:styleId="CommentSubject">
    <w:name w:val="annotation subject"/>
    <w:basedOn w:val="CommentText"/>
    <w:next w:val="CommentText"/>
    <w:link w:val="CommentSubjectChar"/>
    <w:uiPriority w:val="99"/>
    <w:semiHidden/>
    <w:unhideWhenUsed/>
    <w:rsid w:val="00C62DB1"/>
    <w:rPr>
      <w:b/>
      <w:bCs/>
    </w:rPr>
  </w:style>
  <w:style w:type="character" w:customStyle="1" w:styleId="CommentSubjectChar">
    <w:name w:val="Comment Subject Char"/>
    <w:basedOn w:val="CommentTextChar"/>
    <w:link w:val="CommentSubject"/>
    <w:uiPriority w:val="99"/>
    <w:semiHidden/>
    <w:rsid w:val="00C62DB1"/>
    <w:rPr>
      <w:b/>
      <w:bCs/>
      <w:sz w:val="20"/>
      <w:szCs w:val="20"/>
    </w:rPr>
  </w:style>
  <w:style w:type="paragraph" w:styleId="BalloonText">
    <w:name w:val="Balloon Text"/>
    <w:basedOn w:val="Normal"/>
    <w:link w:val="BalloonTextChar"/>
    <w:uiPriority w:val="99"/>
    <w:semiHidden/>
    <w:unhideWhenUsed/>
    <w:rsid w:val="00C62DB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62DB1"/>
    <w:rPr>
      <w:rFonts w:ascii="Segoe UI" w:hAnsi="Segoe UI" w:cs="Segoe UI"/>
      <w:sz w:val="18"/>
      <w:szCs w:val="18"/>
    </w:rPr>
  </w:style>
  <w:style w:type="paragraph" w:styleId="FootnoteText">
    <w:name w:val="footnote text"/>
    <w:basedOn w:val="Normal"/>
    <w:link w:val="FootnoteTextChar"/>
    <w:uiPriority w:val="99"/>
    <w:semiHidden/>
    <w:unhideWhenUsed/>
    <w:rsid w:val="00EE65A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E65AB"/>
    <w:rPr>
      <w:sz w:val="20"/>
      <w:szCs w:val="20"/>
    </w:rPr>
  </w:style>
  <w:style w:type="character" w:styleId="FootnoteReference">
    <w:name w:val="footnote reference"/>
    <w:basedOn w:val="DefaultParagraphFont"/>
    <w:uiPriority w:val="99"/>
    <w:semiHidden/>
    <w:unhideWhenUsed/>
    <w:rsid w:val="00EE65AB"/>
    <w:rPr>
      <w:vertAlign w:val="superscript"/>
    </w:rPr>
  </w:style>
  <w:style w:type="character" w:styleId="Hyperlink">
    <w:name w:val="Hyperlink"/>
    <w:basedOn w:val="DefaultParagraphFont"/>
    <w:uiPriority w:val="99"/>
    <w:unhideWhenUsed/>
    <w:rsid w:val="003771A2"/>
    <w:rPr>
      <w:color w:val="0563C1" w:themeColor="hyperlink"/>
      <w:u w:val="single"/>
    </w:rPr>
  </w:style>
  <w:style w:type="character" w:styleId="FollowedHyperlink">
    <w:name w:val="FollowedHyperlink"/>
    <w:basedOn w:val="DefaultParagraphFont"/>
    <w:uiPriority w:val="99"/>
    <w:semiHidden/>
    <w:unhideWhenUsed/>
    <w:rsid w:val="00217EAA"/>
    <w:rPr>
      <w:color w:val="954F72" w:themeColor="followedHyperlink"/>
      <w:u w:val="single"/>
    </w:rPr>
  </w:style>
  <w:style w:type="paragraph" w:styleId="ListParagraph">
    <w:name w:val="List Paragraph"/>
    <w:basedOn w:val="Normal"/>
    <w:uiPriority w:val="34"/>
    <w:qFormat/>
    <w:rsid w:val="004E0313"/>
    <w:pPr>
      <w:ind w:left="720"/>
      <w:contextualSpacing/>
    </w:pPr>
  </w:style>
  <w:style w:type="paragraph" w:styleId="Header">
    <w:name w:val="header"/>
    <w:basedOn w:val="Normal"/>
    <w:link w:val="HeaderChar"/>
    <w:uiPriority w:val="99"/>
    <w:unhideWhenUsed/>
    <w:rsid w:val="00E26284"/>
    <w:pPr>
      <w:tabs>
        <w:tab w:val="center" w:pos="4513"/>
        <w:tab w:val="right" w:pos="9026"/>
      </w:tabs>
      <w:spacing w:after="0" w:line="240" w:lineRule="auto"/>
    </w:pPr>
  </w:style>
  <w:style w:type="character" w:customStyle="1" w:styleId="HeaderChar">
    <w:name w:val="Header Char"/>
    <w:basedOn w:val="DefaultParagraphFont"/>
    <w:link w:val="Header"/>
    <w:uiPriority w:val="99"/>
    <w:rsid w:val="00E26284"/>
  </w:style>
  <w:style w:type="paragraph" w:styleId="Footer">
    <w:name w:val="footer"/>
    <w:basedOn w:val="Normal"/>
    <w:link w:val="FooterChar"/>
    <w:uiPriority w:val="99"/>
    <w:unhideWhenUsed/>
    <w:rsid w:val="00E26284"/>
    <w:pPr>
      <w:tabs>
        <w:tab w:val="center" w:pos="4513"/>
        <w:tab w:val="right" w:pos="9026"/>
      </w:tabs>
      <w:spacing w:after="0" w:line="240" w:lineRule="auto"/>
    </w:pPr>
  </w:style>
  <w:style w:type="character" w:customStyle="1" w:styleId="FooterChar">
    <w:name w:val="Footer Char"/>
    <w:basedOn w:val="DefaultParagraphFont"/>
    <w:link w:val="Footer"/>
    <w:uiPriority w:val="99"/>
    <w:rsid w:val="00E2628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482011">
      <w:bodyDiv w:val="1"/>
      <w:marLeft w:val="0"/>
      <w:marRight w:val="0"/>
      <w:marTop w:val="0"/>
      <w:marBottom w:val="0"/>
      <w:divBdr>
        <w:top w:val="none" w:sz="0" w:space="0" w:color="auto"/>
        <w:left w:val="none" w:sz="0" w:space="0" w:color="auto"/>
        <w:bottom w:val="none" w:sz="0" w:space="0" w:color="auto"/>
        <w:right w:val="none" w:sz="0" w:space="0" w:color="auto"/>
      </w:divBdr>
    </w:div>
    <w:div w:id="64768806">
      <w:bodyDiv w:val="1"/>
      <w:marLeft w:val="0"/>
      <w:marRight w:val="0"/>
      <w:marTop w:val="0"/>
      <w:marBottom w:val="0"/>
      <w:divBdr>
        <w:top w:val="none" w:sz="0" w:space="0" w:color="auto"/>
        <w:left w:val="none" w:sz="0" w:space="0" w:color="auto"/>
        <w:bottom w:val="none" w:sz="0" w:space="0" w:color="auto"/>
        <w:right w:val="none" w:sz="0" w:space="0" w:color="auto"/>
      </w:divBdr>
    </w:div>
    <w:div w:id="143468369">
      <w:bodyDiv w:val="1"/>
      <w:marLeft w:val="0"/>
      <w:marRight w:val="0"/>
      <w:marTop w:val="0"/>
      <w:marBottom w:val="0"/>
      <w:divBdr>
        <w:top w:val="none" w:sz="0" w:space="0" w:color="auto"/>
        <w:left w:val="none" w:sz="0" w:space="0" w:color="auto"/>
        <w:bottom w:val="none" w:sz="0" w:space="0" w:color="auto"/>
        <w:right w:val="none" w:sz="0" w:space="0" w:color="auto"/>
      </w:divBdr>
    </w:div>
    <w:div w:id="314721833">
      <w:bodyDiv w:val="1"/>
      <w:marLeft w:val="0"/>
      <w:marRight w:val="0"/>
      <w:marTop w:val="0"/>
      <w:marBottom w:val="0"/>
      <w:divBdr>
        <w:top w:val="none" w:sz="0" w:space="0" w:color="auto"/>
        <w:left w:val="none" w:sz="0" w:space="0" w:color="auto"/>
        <w:bottom w:val="none" w:sz="0" w:space="0" w:color="auto"/>
        <w:right w:val="none" w:sz="0" w:space="0" w:color="auto"/>
      </w:divBdr>
    </w:div>
    <w:div w:id="352078216">
      <w:bodyDiv w:val="1"/>
      <w:marLeft w:val="0"/>
      <w:marRight w:val="0"/>
      <w:marTop w:val="0"/>
      <w:marBottom w:val="0"/>
      <w:divBdr>
        <w:top w:val="none" w:sz="0" w:space="0" w:color="auto"/>
        <w:left w:val="none" w:sz="0" w:space="0" w:color="auto"/>
        <w:bottom w:val="none" w:sz="0" w:space="0" w:color="auto"/>
        <w:right w:val="none" w:sz="0" w:space="0" w:color="auto"/>
      </w:divBdr>
    </w:div>
    <w:div w:id="579952591">
      <w:bodyDiv w:val="1"/>
      <w:marLeft w:val="0"/>
      <w:marRight w:val="0"/>
      <w:marTop w:val="0"/>
      <w:marBottom w:val="0"/>
      <w:divBdr>
        <w:top w:val="none" w:sz="0" w:space="0" w:color="auto"/>
        <w:left w:val="none" w:sz="0" w:space="0" w:color="auto"/>
        <w:bottom w:val="none" w:sz="0" w:space="0" w:color="auto"/>
        <w:right w:val="none" w:sz="0" w:space="0" w:color="auto"/>
      </w:divBdr>
    </w:div>
    <w:div w:id="735664515">
      <w:bodyDiv w:val="1"/>
      <w:marLeft w:val="0"/>
      <w:marRight w:val="0"/>
      <w:marTop w:val="0"/>
      <w:marBottom w:val="0"/>
      <w:divBdr>
        <w:top w:val="none" w:sz="0" w:space="0" w:color="auto"/>
        <w:left w:val="none" w:sz="0" w:space="0" w:color="auto"/>
        <w:bottom w:val="none" w:sz="0" w:space="0" w:color="auto"/>
        <w:right w:val="none" w:sz="0" w:space="0" w:color="auto"/>
      </w:divBdr>
    </w:div>
    <w:div w:id="1082289581">
      <w:bodyDiv w:val="1"/>
      <w:marLeft w:val="0"/>
      <w:marRight w:val="0"/>
      <w:marTop w:val="0"/>
      <w:marBottom w:val="0"/>
      <w:divBdr>
        <w:top w:val="none" w:sz="0" w:space="0" w:color="auto"/>
        <w:left w:val="none" w:sz="0" w:space="0" w:color="auto"/>
        <w:bottom w:val="none" w:sz="0" w:space="0" w:color="auto"/>
        <w:right w:val="none" w:sz="0" w:space="0" w:color="auto"/>
      </w:divBdr>
    </w:div>
    <w:div w:id="1239704424">
      <w:bodyDiv w:val="1"/>
      <w:marLeft w:val="0"/>
      <w:marRight w:val="0"/>
      <w:marTop w:val="0"/>
      <w:marBottom w:val="0"/>
      <w:divBdr>
        <w:top w:val="none" w:sz="0" w:space="0" w:color="auto"/>
        <w:left w:val="none" w:sz="0" w:space="0" w:color="auto"/>
        <w:bottom w:val="none" w:sz="0" w:space="0" w:color="auto"/>
        <w:right w:val="none" w:sz="0" w:space="0" w:color="auto"/>
      </w:divBdr>
    </w:div>
    <w:div w:id="1280533304">
      <w:bodyDiv w:val="1"/>
      <w:marLeft w:val="0"/>
      <w:marRight w:val="0"/>
      <w:marTop w:val="0"/>
      <w:marBottom w:val="0"/>
      <w:divBdr>
        <w:top w:val="none" w:sz="0" w:space="0" w:color="auto"/>
        <w:left w:val="none" w:sz="0" w:space="0" w:color="auto"/>
        <w:bottom w:val="none" w:sz="0" w:space="0" w:color="auto"/>
        <w:right w:val="none" w:sz="0" w:space="0" w:color="auto"/>
      </w:divBdr>
    </w:div>
    <w:div w:id="2035693216">
      <w:bodyDiv w:val="1"/>
      <w:marLeft w:val="0"/>
      <w:marRight w:val="0"/>
      <w:marTop w:val="0"/>
      <w:marBottom w:val="0"/>
      <w:divBdr>
        <w:top w:val="none" w:sz="0" w:space="0" w:color="auto"/>
        <w:left w:val="none" w:sz="0" w:space="0" w:color="auto"/>
        <w:bottom w:val="none" w:sz="0" w:space="0" w:color="auto"/>
        <w:right w:val="none" w:sz="0" w:space="0" w:color="auto"/>
      </w:divBdr>
    </w:div>
    <w:div w:id="2097167192">
      <w:bodyDiv w:val="1"/>
      <w:marLeft w:val="0"/>
      <w:marRight w:val="0"/>
      <w:marTop w:val="0"/>
      <w:marBottom w:val="0"/>
      <w:divBdr>
        <w:top w:val="none" w:sz="0" w:space="0" w:color="auto"/>
        <w:left w:val="none" w:sz="0" w:space="0" w:color="auto"/>
        <w:bottom w:val="none" w:sz="0" w:space="0" w:color="auto"/>
        <w:right w:val="none" w:sz="0" w:space="0" w:color="auto"/>
      </w:divBdr>
    </w:div>
    <w:div w:id="21256858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3" Type="http://schemas.openxmlformats.org/officeDocument/2006/relationships/hyperlink" Target="https://books.google.co.uk/books?hl=en&amp;lr=&amp;id=4Ng2Y7eJ7A0C&amp;oi=fnd&amp;pg=PR8&amp;dq=global+life+expectancy+trends&amp;ots=8-fO_RoS6S&amp;sig=v4-52MudoNFXnRadIbdmXwgTnYw" TargetMode="External"/><Relationship Id="rId2" Type="http://schemas.openxmlformats.org/officeDocument/2006/relationships/hyperlink" Target="http://science.sciencemag.org/content/296/5570/1029.short" TargetMode="External"/><Relationship Id="rId1" Type="http://schemas.openxmlformats.org/officeDocument/2006/relationships/hyperlink" Target="http://ije.oxfordjournals.org/content/early/2011/03/16/ije.dyr061.full" TargetMode="External"/><Relationship Id="rId6" Type="http://schemas.openxmlformats.org/officeDocument/2006/relationships/hyperlink" Target="http://europepmc.org/articles/pmc4194835" TargetMode="External"/><Relationship Id="rId5" Type="http://schemas.openxmlformats.org/officeDocument/2006/relationships/hyperlink" Target="http://www.thelancet.com/journals/lancet/article/PIIS0140-6736(15)60692-4/fulltext" TargetMode="External"/><Relationship Id="rId4" Type="http://schemas.openxmlformats.org/officeDocument/2006/relationships/hyperlink" Target="http://www.thelancet.com/journals/lancet/article/PIIS0140-6736(14)62254-6/fulltext" TargetMode="External"/></Relationship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2.jpeg"/><Relationship Id="rId18" Type="http://schemas.microsoft.com/office/2011/relationships/people" Target="peop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1.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1.xml"/><Relationship Id="rId5" Type="http://schemas.openxmlformats.org/officeDocument/2006/relationships/webSettings" Target="webSettings.xml"/><Relationship Id="rId15" Type="http://schemas.openxmlformats.org/officeDocument/2006/relationships/chart" Target="charts/chart2.xml"/><Relationship Id="rId10" Type="http://schemas.microsoft.com/office/2011/relationships/commentsExtended" Target="commentsExtended.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jpeg"/></Relationships>
</file>

<file path=word/_rels/footnotes.xml.rels><?xml version="1.0" encoding="UTF-8" standalone="yes"?>
<Relationships xmlns="http://schemas.openxmlformats.org/package/2006/relationships"><Relationship Id="rId1" Type="http://schemas.openxmlformats.org/officeDocument/2006/relationships/hyperlink" Target="https://www.ons.gov.uk/file?uri=/peoplepopulationandcommunity/populationandmigration/populationestimates/datasets/populationestimatesforukenglandandwalesscotlandandnorthernireland/mid2015/ukmye2015.zip"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mgreen\Documents\Dorling%20Deaths\Data\Cleaned\R\table_1_data_adj.csv"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mgreen\Documents\Dorling%20Deaths\Data\Cleaned\R\dorling_colours_over_time_adj_graphs.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v>Males</c:v>
          </c:tx>
          <c:spPr>
            <a:solidFill>
              <a:schemeClr val="accent1"/>
            </a:solidFill>
            <a:ln>
              <a:noFill/>
            </a:ln>
            <a:effectLst/>
          </c:spPr>
          <c:invertIfNegative val="0"/>
          <c:cat>
            <c:strRef>
              <c:f>[1]table_1_data!$C$2:$C$20</c:f>
              <c:strCache>
                <c:ptCount val="19"/>
                <c:pt idx="0">
                  <c:v>0-4</c:v>
                </c:pt>
                <c:pt idx="1">
                  <c:v>5-9</c:v>
                </c:pt>
                <c:pt idx="2">
                  <c:v>10-14</c:v>
                </c:pt>
                <c:pt idx="3">
                  <c:v>15-19</c:v>
                </c:pt>
                <c:pt idx="4">
                  <c:v>20-24</c:v>
                </c:pt>
                <c:pt idx="5">
                  <c:v>25-29</c:v>
                </c:pt>
                <c:pt idx="6">
                  <c:v>30-34</c:v>
                </c:pt>
                <c:pt idx="7">
                  <c:v>35-39</c:v>
                </c:pt>
                <c:pt idx="8">
                  <c:v>40-44</c:v>
                </c:pt>
                <c:pt idx="9">
                  <c:v>45-49</c:v>
                </c:pt>
                <c:pt idx="10">
                  <c:v>50-54</c:v>
                </c:pt>
                <c:pt idx="11">
                  <c:v>55-59</c:v>
                </c:pt>
                <c:pt idx="12">
                  <c:v>60-64</c:v>
                </c:pt>
                <c:pt idx="13">
                  <c:v>65-69</c:v>
                </c:pt>
                <c:pt idx="14">
                  <c:v>70-74</c:v>
                </c:pt>
                <c:pt idx="15">
                  <c:v>75-79</c:v>
                </c:pt>
                <c:pt idx="16">
                  <c:v>80-84</c:v>
                </c:pt>
                <c:pt idx="17">
                  <c:v>85-89</c:v>
                </c:pt>
                <c:pt idx="18">
                  <c:v>90+</c:v>
                </c:pt>
              </c:strCache>
            </c:strRef>
          </c:cat>
          <c:val>
            <c:numRef>
              <c:f>table_1_data_adj!$E$2:$E$20</c:f>
              <c:numCache>
                <c:formatCode>General</c:formatCode>
                <c:ptCount val="19"/>
                <c:pt idx="0">
                  <c:v>0.990444477840002</c:v>
                </c:pt>
                <c:pt idx="1">
                  <c:v>-5.1547824291140012</c:v>
                </c:pt>
                <c:pt idx="2">
                  <c:v>7.6165983193779967</c:v>
                </c:pt>
                <c:pt idx="3">
                  <c:v>5.0501209642999969</c:v>
                </c:pt>
                <c:pt idx="4">
                  <c:v>4.7874166168780032</c:v>
                </c:pt>
                <c:pt idx="5">
                  <c:v>-1.5493898705378979</c:v>
                </c:pt>
                <c:pt idx="6">
                  <c:v>2.7411410232540012</c:v>
                </c:pt>
                <c:pt idx="7">
                  <c:v>1.3380681835819981</c:v>
                </c:pt>
                <c:pt idx="8">
                  <c:v>-2.3622039334011959</c:v>
                </c:pt>
                <c:pt idx="9">
                  <c:v>0.92543441840600205</c:v>
                </c:pt>
                <c:pt idx="10">
                  <c:v>-0.80344466881779897</c:v>
                </c:pt>
                <c:pt idx="11">
                  <c:v>2.083502159385997</c:v>
                </c:pt>
                <c:pt idx="12">
                  <c:v>1.0255145858470089</c:v>
                </c:pt>
                <c:pt idx="13">
                  <c:v>3.0294425627759969</c:v>
                </c:pt>
                <c:pt idx="14">
                  <c:v>1.153855737525</c:v>
                </c:pt>
                <c:pt idx="15">
                  <c:v>5.9425546466899997</c:v>
                </c:pt>
                <c:pt idx="16">
                  <c:v>5.7363213115739997</c:v>
                </c:pt>
                <c:pt idx="17">
                  <c:v>9.2326570608749936</c:v>
                </c:pt>
                <c:pt idx="18">
                  <c:v>11.819982650202011</c:v>
                </c:pt>
              </c:numCache>
            </c:numRef>
          </c:val>
        </c:ser>
        <c:ser>
          <c:idx val="1"/>
          <c:order val="1"/>
          <c:tx>
            <c:v>Females</c:v>
          </c:tx>
          <c:spPr>
            <a:solidFill>
              <a:schemeClr val="accent2"/>
            </a:solidFill>
            <a:ln>
              <a:noFill/>
            </a:ln>
            <a:effectLst/>
          </c:spPr>
          <c:invertIfNegative val="0"/>
          <c:cat>
            <c:strRef>
              <c:f>[1]table_1_data!$C$2:$C$20</c:f>
              <c:strCache>
                <c:ptCount val="19"/>
                <c:pt idx="0">
                  <c:v>0-4</c:v>
                </c:pt>
                <c:pt idx="1">
                  <c:v>5-9</c:v>
                </c:pt>
                <c:pt idx="2">
                  <c:v>10-14</c:v>
                </c:pt>
                <c:pt idx="3">
                  <c:v>15-19</c:v>
                </c:pt>
                <c:pt idx="4">
                  <c:v>20-24</c:v>
                </c:pt>
                <c:pt idx="5">
                  <c:v>25-29</c:v>
                </c:pt>
                <c:pt idx="6">
                  <c:v>30-34</c:v>
                </c:pt>
                <c:pt idx="7">
                  <c:v>35-39</c:v>
                </c:pt>
                <c:pt idx="8">
                  <c:v>40-44</c:v>
                </c:pt>
                <c:pt idx="9">
                  <c:v>45-49</c:v>
                </c:pt>
                <c:pt idx="10">
                  <c:v>50-54</c:v>
                </c:pt>
                <c:pt idx="11">
                  <c:v>55-59</c:v>
                </c:pt>
                <c:pt idx="12">
                  <c:v>60-64</c:v>
                </c:pt>
                <c:pt idx="13">
                  <c:v>65-69</c:v>
                </c:pt>
                <c:pt idx="14">
                  <c:v>70-74</c:v>
                </c:pt>
                <c:pt idx="15">
                  <c:v>75-79</c:v>
                </c:pt>
                <c:pt idx="16">
                  <c:v>80-84</c:v>
                </c:pt>
                <c:pt idx="17">
                  <c:v>85-89</c:v>
                </c:pt>
                <c:pt idx="18">
                  <c:v>90+</c:v>
                </c:pt>
              </c:strCache>
            </c:strRef>
          </c:cat>
          <c:val>
            <c:numRef>
              <c:f>table_1_data_adj!$E$21:$E$39</c:f>
              <c:numCache>
                <c:formatCode>General</c:formatCode>
                <c:ptCount val="19"/>
                <c:pt idx="0">
                  <c:v>-6.149650920937499</c:v>
                </c:pt>
                <c:pt idx="1">
                  <c:v>7.1066999118120098</c:v>
                </c:pt>
                <c:pt idx="2">
                  <c:v>4.5035005382559872</c:v>
                </c:pt>
                <c:pt idx="3">
                  <c:v>10.14450856889</c:v>
                </c:pt>
                <c:pt idx="4">
                  <c:v>-4.3156046394365966</c:v>
                </c:pt>
                <c:pt idx="5">
                  <c:v>-7.4028424279427014</c:v>
                </c:pt>
                <c:pt idx="6">
                  <c:v>-1.255592258341298</c:v>
                </c:pt>
                <c:pt idx="7">
                  <c:v>0.92000189381700204</c:v>
                </c:pt>
                <c:pt idx="8">
                  <c:v>2.3708593721609938</c:v>
                </c:pt>
                <c:pt idx="9">
                  <c:v>4.6647178549650041</c:v>
                </c:pt>
                <c:pt idx="10">
                  <c:v>2.5631886264100072</c:v>
                </c:pt>
                <c:pt idx="11">
                  <c:v>2.0177081399660008</c:v>
                </c:pt>
                <c:pt idx="12">
                  <c:v>4.1727208763349992</c:v>
                </c:pt>
                <c:pt idx="13">
                  <c:v>2.2722416689759939</c:v>
                </c:pt>
                <c:pt idx="14">
                  <c:v>3.4231150674040038</c:v>
                </c:pt>
                <c:pt idx="15">
                  <c:v>6.6647270236150007</c:v>
                </c:pt>
                <c:pt idx="16">
                  <c:v>9.3209950859260093</c:v>
                </c:pt>
                <c:pt idx="17">
                  <c:v>11.163514395657</c:v>
                </c:pt>
                <c:pt idx="18">
                  <c:v>18.170682863085009</c:v>
                </c:pt>
              </c:numCache>
            </c:numRef>
          </c:val>
        </c:ser>
        <c:dLbls>
          <c:showLegendKey val="0"/>
          <c:showVal val="0"/>
          <c:showCatName val="0"/>
          <c:showSerName val="0"/>
          <c:showPercent val="0"/>
          <c:showBubbleSize val="0"/>
        </c:dLbls>
        <c:gapWidth val="219"/>
        <c:overlap val="-27"/>
        <c:axId val="479420440"/>
        <c:axId val="479420832"/>
      </c:barChart>
      <c:catAx>
        <c:axId val="47942044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Age band</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9420832"/>
        <c:crossesAt val="0"/>
        <c:auto val="1"/>
        <c:lblAlgn val="ctr"/>
        <c:lblOffset val="100"/>
        <c:noMultiLvlLbl val="0"/>
      </c:catAx>
      <c:valAx>
        <c:axId val="479420832"/>
        <c:scaling>
          <c:orientation val="minMax"/>
          <c:max val="20"/>
          <c:min val="-10"/>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Relative</a:t>
                </a:r>
                <a:r>
                  <a:rPr lang="en-GB" baseline="0"/>
                  <a:t> change (%)</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solidFill>
              <a:schemeClr val="tx1"/>
            </a:solid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9420440"/>
        <c:crosses val="autoZero"/>
        <c:crossBetween val="between"/>
        <c:majorUnit val="2"/>
      </c:valAx>
      <c:spPr>
        <a:noFill/>
        <a:ln w="25400">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stacked"/>
        <c:varyColors val="0"/>
        <c:ser>
          <c:idx val="0"/>
          <c:order val="0"/>
          <c:tx>
            <c:strRef>
              <c:f>dorling_colours_over_time!$K$1</c:f>
              <c:strCache>
                <c:ptCount val="1"/>
                <c:pt idx="0">
                  <c:v>None of the categories</c:v>
                </c:pt>
              </c:strCache>
            </c:strRef>
          </c:tx>
          <c:spPr>
            <a:solidFill>
              <a:schemeClr val="accent1"/>
            </a:solidFill>
            <a:ln>
              <a:noFill/>
            </a:ln>
            <a:effectLst/>
          </c:spPr>
          <c:invertIfNegative val="0"/>
          <c:cat>
            <c:numRef>
              <c:f>dorling_colours_over_time!$J$2:$J$14</c:f>
              <c:numCache>
                <c:formatCode>General</c:formatCode>
                <c:ptCount val="13"/>
                <c:pt idx="0">
                  <c:v>2003</c:v>
                </c:pt>
                <c:pt idx="1">
                  <c:v>2004</c:v>
                </c:pt>
                <c:pt idx="2">
                  <c:v>2005</c:v>
                </c:pt>
                <c:pt idx="3">
                  <c:v>2006</c:v>
                </c:pt>
                <c:pt idx="4">
                  <c:v>2007</c:v>
                </c:pt>
                <c:pt idx="5">
                  <c:v>2008</c:v>
                </c:pt>
                <c:pt idx="6">
                  <c:v>2009</c:v>
                </c:pt>
                <c:pt idx="7">
                  <c:v>2010</c:v>
                </c:pt>
                <c:pt idx="8">
                  <c:v>2011</c:v>
                </c:pt>
                <c:pt idx="9">
                  <c:v>2012</c:v>
                </c:pt>
                <c:pt idx="10">
                  <c:v>2013</c:v>
                </c:pt>
                <c:pt idx="11">
                  <c:v>2014</c:v>
                </c:pt>
                <c:pt idx="12">
                  <c:v>2015</c:v>
                </c:pt>
              </c:numCache>
            </c:numRef>
          </c:cat>
          <c:val>
            <c:numRef>
              <c:f>dorling_colours_over_time!$K$2:$K$14</c:f>
              <c:numCache>
                <c:formatCode>General</c:formatCode>
                <c:ptCount val="13"/>
                <c:pt idx="0">
                  <c:v>4.3103448275862046</c:v>
                </c:pt>
                <c:pt idx="1">
                  <c:v>6.8965517241379306</c:v>
                </c:pt>
                <c:pt idx="2">
                  <c:v>9.1954022988505741</c:v>
                </c:pt>
                <c:pt idx="3">
                  <c:v>15.517241379310351</c:v>
                </c:pt>
                <c:pt idx="4">
                  <c:v>8.6206896551724146</c:v>
                </c:pt>
                <c:pt idx="5">
                  <c:v>4.3103448275862046</c:v>
                </c:pt>
                <c:pt idx="6">
                  <c:v>5.45977011494253</c:v>
                </c:pt>
                <c:pt idx="7">
                  <c:v>19.540229885057471</c:v>
                </c:pt>
                <c:pt idx="8">
                  <c:v>7.7586206896551726</c:v>
                </c:pt>
                <c:pt idx="9">
                  <c:v>4.5977011494252862</c:v>
                </c:pt>
                <c:pt idx="10">
                  <c:v>3.160919540229886</c:v>
                </c:pt>
                <c:pt idx="11">
                  <c:v>27.87356321839081</c:v>
                </c:pt>
                <c:pt idx="12">
                  <c:v>0.287356321839081</c:v>
                </c:pt>
              </c:numCache>
            </c:numRef>
          </c:val>
        </c:ser>
        <c:ser>
          <c:idx val="1"/>
          <c:order val="1"/>
          <c:tx>
            <c:strRef>
              <c:f>dorling_colours_over_time!$L$1</c:f>
              <c:strCache>
                <c:ptCount val="1"/>
                <c:pt idx="0">
                  <c:v>1 age group with 6.5+</c:v>
                </c:pt>
              </c:strCache>
            </c:strRef>
          </c:tx>
          <c:spPr>
            <a:solidFill>
              <a:schemeClr val="accent2"/>
            </a:solidFill>
            <a:ln>
              <a:noFill/>
            </a:ln>
            <a:effectLst/>
          </c:spPr>
          <c:invertIfNegative val="0"/>
          <c:cat>
            <c:numRef>
              <c:f>dorling_colours_over_time!$J$2:$J$14</c:f>
              <c:numCache>
                <c:formatCode>General</c:formatCode>
                <c:ptCount val="13"/>
                <c:pt idx="0">
                  <c:v>2003</c:v>
                </c:pt>
                <c:pt idx="1">
                  <c:v>2004</c:v>
                </c:pt>
                <c:pt idx="2">
                  <c:v>2005</c:v>
                </c:pt>
                <c:pt idx="3">
                  <c:v>2006</c:v>
                </c:pt>
                <c:pt idx="4">
                  <c:v>2007</c:v>
                </c:pt>
                <c:pt idx="5">
                  <c:v>2008</c:v>
                </c:pt>
                <c:pt idx="6">
                  <c:v>2009</c:v>
                </c:pt>
                <c:pt idx="7">
                  <c:v>2010</c:v>
                </c:pt>
                <c:pt idx="8">
                  <c:v>2011</c:v>
                </c:pt>
                <c:pt idx="9">
                  <c:v>2012</c:v>
                </c:pt>
                <c:pt idx="10">
                  <c:v>2013</c:v>
                </c:pt>
                <c:pt idx="11">
                  <c:v>2014</c:v>
                </c:pt>
                <c:pt idx="12">
                  <c:v>2015</c:v>
                </c:pt>
              </c:numCache>
            </c:numRef>
          </c:cat>
          <c:val>
            <c:numRef>
              <c:f>dorling_colours_over_time!$L$2:$L$14</c:f>
              <c:numCache>
                <c:formatCode>General</c:formatCode>
                <c:ptCount val="13"/>
                <c:pt idx="0">
                  <c:v>18.103448275862061</c:v>
                </c:pt>
                <c:pt idx="1">
                  <c:v>17.241379310344829</c:v>
                </c:pt>
                <c:pt idx="2">
                  <c:v>24.137931034482762</c:v>
                </c:pt>
                <c:pt idx="3">
                  <c:v>25</c:v>
                </c:pt>
                <c:pt idx="4">
                  <c:v>27.298850574712642</c:v>
                </c:pt>
                <c:pt idx="5">
                  <c:v>15.804597701149429</c:v>
                </c:pt>
                <c:pt idx="6">
                  <c:v>18.678160919540229</c:v>
                </c:pt>
                <c:pt idx="7">
                  <c:v>29.022988505747129</c:v>
                </c:pt>
                <c:pt idx="8">
                  <c:v>21.83908045977012</c:v>
                </c:pt>
                <c:pt idx="9">
                  <c:v>23.5632183908046</c:v>
                </c:pt>
                <c:pt idx="10">
                  <c:v>12.64367816091954</c:v>
                </c:pt>
                <c:pt idx="11">
                  <c:v>35.057471264367813</c:v>
                </c:pt>
                <c:pt idx="12">
                  <c:v>1.436781609195402</c:v>
                </c:pt>
              </c:numCache>
            </c:numRef>
          </c:val>
        </c:ser>
        <c:ser>
          <c:idx val="2"/>
          <c:order val="2"/>
          <c:tx>
            <c:strRef>
              <c:f>dorling_colours_over_time!$M$1</c:f>
              <c:strCache>
                <c:ptCount val="1"/>
                <c:pt idx="0">
                  <c:v>2 age groups with 6.5%+</c:v>
                </c:pt>
              </c:strCache>
            </c:strRef>
          </c:tx>
          <c:spPr>
            <a:solidFill>
              <a:schemeClr val="accent3"/>
            </a:solidFill>
            <a:ln>
              <a:noFill/>
            </a:ln>
            <a:effectLst/>
          </c:spPr>
          <c:invertIfNegative val="0"/>
          <c:cat>
            <c:numRef>
              <c:f>dorling_colours_over_time!$J$2:$J$14</c:f>
              <c:numCache>
                <c:formatCode>General</c:formatCode>
                <c:ptCount val="13"/>
                <c:pt idx="0">
                  <c:v>2003</c:v>
                </c:pt>
                <c:pt idx="1">
                  <c:v>2004</c:v>
                </c:pt>
                <c:pt idx="2">
                  <c:v>2005</c:v>
                </c:pt>
                <c:pt idx="3">
                  <c:v>2006</c:v>
                </c:pt>
                <c:pt idx="4">
                  <c:v>2007</c:v>
                </c:pt>
                <c:pt idx="5">
                  <c:v>2008</c:v>
                </c:pt>
                <c:pt idx="6">
                  <c:v>2009</c:v>
                </c:pt>
                <c:pt idx="7">
                  <c:v>2010</c:v>
                </c:pt>
                <c:pt idx="8">
                  <c:v>2011</c:v>
                </c:pt>
                <c:pt idx="9">
                  <c:v>2012</c:v>
                </c:pt>
                <c:pt idx="10">
                  <c:v>2013</c:v>
                </c:pt>
                <c:pt idx="11">
                  <c:v>2014</c:v>
                </c:pt>
                <c:pt idx="12">
                  <c:v>2015</c:v>
                </c:pt>
              </c:numCache>
            </c:numRef>
          </c:cat>
          <c:val>
            <c:numRef>
              <c:f>dorling_colours_over_time!$M$2:$M$14</c:f>
              <c:numCache>
                <c:formatCode>General</c:formatCode>
                <c:ptCount val="13"/>
                <c:pt idx="0">
                  <c:v>17.816091954023001</c:v>
                </c:pt>
                <c:pt idx="1">
                  <c:v>18.965517241379299</c:v>
                </c:pt>
                <c:pt idx="2">
                  <c:v>18.965517241379299</c:v>
                </c:pt>
                <c:pt idx="3">
                  <c:v>20.977011494252881</c:v>
                </c:pt>
                <c:pt idx="4">
                  <c:v>18.103448275862061</c:v>
                </c:pt>
                <c:pt idx="5">
                  <c:v>17.241379310344829</c:v>
                </c:pt>
                <c:pt idx="6">
                  <c:v>19.252873563218401</c:v>
                </c:pt>
                <c:pt idx="7">
                  <c:v>20.114942528735629</c:v>
                </c:pt>
                <c:pt idx="8">
                  <c:v>20.68965517241379</c:v>
                </c:pt>
                <c:pt idx="9">
                  <c:v>15.804597701149429</c:v>
                </c:pt>
                <c:pt idx="10">
                  <c:v>13.2183908045977</c:v>
                </c:pt>
                <c:pt idx="11">
                  <c:v>17.241379310344829</c:v>
                </c:pt>
                <c:pt idx="12">
                  <c:v>4.3103448275862046</c:v>
                </c:pt>
              </c:numCache>
            </c:numRef>
          </c:val>
        </c:ser>
        <c:ser>
          <c:idx val="3"/>
          <c:order val="3"/>
          <c:tx>
            <c:strRef>
              <c:f>dorling_colours_over_time!$N$1</c:f>
              <c:strCache>
                <c:ptCount val="1"/>
                <c:pt idx="0">
                  <c:v>3+ age groups with 6.5+</c:v>
                </c:pt>
              </c:strCache>
            </c:strRef>
          </c:tx>
          <c:spPr>
            <a:solidFill>
              <a:schemeClr val="accent4"/>
            </a:solidFill>
            <a:ln>
              <a:noFill/>
            </a:ln>
            <a:effectLst/>
          </c:spPr>
          <c:invertIfNegative val="0"/>
          <c:cat>
            <c:numRef>
              <c:f>dorling_colours_over_time!$J$2:$J$14</c:f>
              <c:numCache>
                <c:formatCode>General</c:formatCode>
                <c:ptCount val="13"/>
                <c:pt idx="0">
                  <c:v>2003</c:v>
                </c:pt>
                <c:pt idx="1">
                  <c:v>2004</c:v>
                </c:pt>
                <c:pt idx="2">
                  <c:v>2005</c:v>
                </c:pt>
                <c:pt idx="3">
                  <c:v>2006</c:v>
                </c:pt>
                <c:pt idx="4">
                  <c:v>2007</c:v>
                </c:pt>
                <c:pt idx="5">
                  <c:v>2008</c:v>
                </c:pt>
                <c:pt idx="6">
                  <c:v>2009</c:v>
                </c:pt>
                <c:pt idx="7">
                  <c:v>2010</c:v>
                </c:pt>
                <c:pt idx="8">
                  <c:v>2011</c:v>
                </c:pt>
                <c:pt idx="9">
                  <c:v>2012</c:v>
                </c:pt>
                <c:pt idx="10">
                  <c:v>2013</c:v>
                </c:pt>
                <c:pt idx="11">
                  <c:v>2014</c:v>
                </c:pt>
                <c:pt idx="12">
                  <c:v>2015</c:v>
                </c:pt>
              </c:numCache>
            </c:numRef>
          </c:cat>
          <c:val>
            <c:numRef>
              <c:f>dorling_colours_over_time!$N$2:$N$14</c:f>
              <c:numCache>
                <c:formatCode>General</c:formatCode>
                <c:ptCount val="13"/>
                <c:pt idx="0">
                  <c:v>16.09195402298851</c:v>
                </c:pt>
                <c:pt idx="1">
                  <c:v>14.94252873563218</c:v>
                </c:pt>
                <c:pt idx="2">
                  <c:v>11.7816091954023</c:v>
                </c:pt>
                <c:pt idx="3">
                  <c:v>7.7586206896551726</c:v>
                </c:pt>
                <c:pt idx="4">
                  <c:v>9.7701149425287355</c:v>
                </c:pt>
                <c:pt idx="5">
                  <c:v>13.2183908045977</c:v>
                </c:pt>
                <c:pt idx="6">
                  <c:v>11.494252873563219</c:v>
                </c:pt>
                <c:pt idx="7">
                  <c:v>8.3333333333333321</c:v>
                </c:pt>
                <c:pt idx="8">
                  <c:v>10.05747126436782</c:v>
                </c:pt>
                <c:pt idx="9">
                  <c:v>11.494252873563219</c:v>
                </c:pt>
                <c:pt idx="10">
                  <c:v>14.6551724137931</c:v>
                </c:pt>
                <c:pt idx="11">
                  <c:v>2.5862068965517242</c:v>
                </c:pt>
                <c:pt idx="12">
                  <c:v>10.91954022988506</c:v>
                </c:pt>
              </c:numCache>
            </c:numRef>
          </c:val>
        </c:ser>
        <c:ser>
          <c:idx val="4"/>
          <c:order val="4"/>
          <c:tx>
            <c:strRef>
              <c:f>dorling_colours_over_time!$O$1</c:f>
              <c:strCache>
                <c:ptCount val="1"/>
                <c:pt idx="0">
                  <c:v>2 age groups with 15+</c:v>
                </c:pt>
              </c:strCache>
            </c:strRef>
          </c:tx>
          <c:spPr>
            <a:solidFill>
              <a:schemeClr val="accent5"/>
            </a:solidFill>
            <a:ln>
              <a:noFill/>
            </a:ln>
            <a:effectLst/>
          </c:spPr>
          <c:invertIfNegative val="0"/>
          <c:cat>
            <c:numRef>
              <c:f>dorling_colours_over_time!$J$2:$J$14</c:f>
              <c:numCache>
                <c:formatCode>General</c:formatCode>
                <c:ptCount val="13"/>
                <c:pt idx="0">
                  <c:v>2003</c:v>
                </c:pt>
                <c:pt idx="1">
                  <c:v>2004</c:v>
                </c:pt>
                <c:pt idx="2">
                  <c:v>2005</c:v>
                </c:pt>
                <c:pt idx="3">
                  <c:v>2006</c:v>
                </c:pt>
                <c:pt idx="4">
                  <c:v>2007</c:v>
                </c:pt>
                <c:pt idx="5">
                  <c:v>2008</c:v>
                </c:pt>
                <c:pt idx="6">
                  <c:v>2009</c:v>
                </c:pt>
                <c:pt idx="7">
                  <c:v>2010</c:v>
                </c:pt>
                <c:pt idx="8">
                  <c:v>2011</c:v>
                </c:pt>
                <c:pt idx="9">
                  <c:v>2012</c:v>
                </c:pt>
                <c:pt idx="10">
                  <c:v>2013</c:v>
                </c:pt>
                <c:pt idx="11">
                  <c:v>2014</c:v>
                </c:pt>
                <c:pt idx="12">
                  <c:v>2015</c:v>
                </c:pt>
              </c:numCache>
            </c:numRef>
          </c:cat>
          <c:val>
            <c:numRef>
              <c:f>dorling_colours_over_time!$O$2:$O$14</c:f>
              <c:numCache>
                <c:formatCode>General</c:formatCode>
                <c:ptCount val="13"/>
                <c:pt idx="0">
                  <c:v>20.977011494252881</c:v>
                </c:pt>
                <c:pt idx="1">
                  <c:v>23.850574712643681</c:v>
                </c:pt>
                <c:pt idx="2">
                  <c:v>23.27586206896552</c:v>
                </c:pt>
                <c:pt idx="3">
                  <c:v>18.103448275862061</c:v>
                </c:pt>
                <c:pt idx="4">
                  <c:v>24.425287356321832</c:v>
                </c:pt>
                <c:pt idx="5">
                  <c:v>26.72413793103448</c:v>
                </c:pt>
                <c:pt idx="6">
                  <c:v>29.022988505747129</c:v>
                </c:pt>
                <c:pt idx="7">
                  <c:v>16.379310344827591</c:v>
                </c:pt>
                <c:pt idx="8">
                  <c:v>25</c:v>
                </c:pt>
                <c:pt idx="9">
                  <c:v>29.310344827586199</c:v>
                </c:pt>
                <c:pt idx="10">
                  <c:v>27.586206896551719</c:v>
                </c:pt>
                <c:pt idx="11">
                  <c:v>12.931034482758619</c:v>
                </c:pt>
                <c:pt idx="12">
                  <c:v>22.12643678160919</c:v>
                </c:pt>
              </c:numCache>
            </c:numRef>
          </c:val>
        </c:ser>
        <c:ser>
          <c:idx val="5"/>
          <c:order val="5"/>
          <c:tx>
            <c:strRef>
              <c:f>dorling_colours_over_time!$P$1</c:f>
              <c:strCache>
                <c:ptCount val="1"/>
                <c:pt idx="0">
                  <c:v>3+ age groups with 15%+</c:v>
                </c:pt>
              </c:strCache>
            </c:strRef>
          </c:tx>
          <c:spPr>
            <a:solidFill>
              <a:schemeClr val="accent6"/>
            </a:solidFill>
            <a:ln>
              <a:noFill/>
            </a:ln>
            <a:effectLst/>
          </c:spPr>
          <c:invertIfNegative val="0"/>
          <c:cat>
            <c:numRef>
              <c:f>dorling_colours_over_time!$J$2:$J$14</c:f>
              <c:numCache>
                <c:formatCode>General</c:formatCode>
                <c:ptCount val="13"/>
                <c:pt idx="0">
                  <c:v>2003</c:v>
                </c:pt>
                <c:pt idx="1">
                  <c:v>2004</c:v>
                </c:pt>
                <c:pt idx="2">
                  <c:v>2005</c:v>
                </c:pt>
                <c:pt idx="3">
                  <c:v>2006</c:v>
                </c:pt>
                <c:pt idx="4">
                  <c:v>2007</c:v>
                </c:pt>
                <c:pt idx="5">
                  <c:v>2008</c:v>
                </c:pt>
                <c:pt idx="6">
                  <c:v>2009</c:v>
                </c:pt>
                <c:pt idx="7">
                  <c:v>2010</c:v>
                </c:pt>
                <c:pt idx="8">
                  <c:v>2011</c:v>
                </c:pt>
                <c:pt idx="9">
                  <c:v>2012</c:v>
                </c:pt>
                <c:pt idx="10">
                  <c:v>2013</c:v>
                </c:pt>
                <c:pt idx="11">
                  <c:v>2014</c:v>
                </c:pt>
                <c:pt idx="12">
                  <c:v>2015</c:v>
                </c:pt>
              </c:numCache>
            </c:numRef>
          </c:cat>
          <c:val>
            <c:numRef>
              <c:f>dorling_colours_over_time!$P$2:$P$14</c:f>
              <c:numCache>
                <c:formatCode>General</c:formatCode>
                <c:ptCount val="13"/>
                <c:pt idx="0">
                  <c:v>22.701149425287351</c:v>
                </c:pt>
                <c:pt idx="1">
                  <c:v>18.103448275862061</c:v>
                </c:pt>
                <c:pt idx="2">
                  <c:v>12.64367816091954</c:v>
                </c:pt>
                <c:pt idx="3">
                  <c:v>12.64367816091954</c:v>
                </c:pt>
                <c:pt idx="4">
                  <c:v>11.7816091954023</c:v>
                </c:pt>
                <c:pt idx="5">
                  <c:v>22.701149425287351</c:v>
                </c:pt>
                <c:pt idx="6">
                  <c:v>16.09195402298851</c:v>
                </c:pt>
                <c:pt idx="7">
                  <c:v>6.6091954022988508</c:v>
                </c:pt>
                <c:pt idx="8">
                  <c:v>14.6551724137931</c:v>
                </c:pt>
                <c:pt idx="9">
                  <c:v>15.22988505747127</c:v>
                </c:pt>
                <c:pt idx="10">
                  <c:v>28.735632183908042</c:v>
                </c:pt>
                <c:pt idx="11">
                  <c:v>4.3103448275862046</c:v>
                </c:pt>
                <c:pt idx="12">
                  <c:v>60.919540229885058</c:v>
                </c:pt>
              </c:numCache>
            </c:numRef>
          </c:val>
        </c:ser>
        <c:dLbls>
          <c:showLegendKey val="0"/>
          <c:showVal val="0"/>
          <c:showCatName val="0"/>
          <c:showSerName val="0"/>
          <c:showPercent val="0"/>
          <c:showBubbleSize val="0"/>
        </c:dLbls>
        <c:gapWidth val="150"/>
        <c:overlap val="100"/>
        <c:axId val="472280392"/>
        <c:axId val="472280784"/>
      </c:barChart>
      <c:catAx>
        <c:axId val="47228039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Year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2280784"/>
        <c:crosses val="autoZero"/>
        <c:auto val="1"/>
        <c:lblAlgn val="ctr"/>
        <c:lblOffset val="100"/>
        <c:noMultiLvlLbl val="0"/>
      </c:catAx>
      <c:valAx>
        <c:axId val="472280784"/>
        <c:scaling>
          <c:orientation val="minMax"/>
          <c:max val="100"/>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Percentage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solidFill>
              <a:schemeClr val="tx1"/>
            </a:solid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22803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A84A87D9-4ED8-40C6-B82A-6CEDF7D9E3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30</Pages>
  <Words>11843</Words>
  <Characters>67507</Characters>
  <Application>Microsoft Office Word</Application>
  <DocSecurity>0</DocSecurity>
  <Lines>562</Lines>
  <Paragraphs>158</Paragraphs>
  <ScaleCrop>false</ScaleCrop>
  <HeadingPairs>
    <vt:vector size="2" baseType="variant">
      <vt:variant>
        <vt:lpstr>Title</vt:lpstr>
      </vt:variant>
      <vt:variant>
        <vt:i4>1</vt:i4>
      </vt:variant>
    </vt:vector>
  </HeadingPairs>
  <TitlesOfParts>
    <vt:vector size="1" baseType="lpstr">
      <vt:lpstr/>
    </vt:vector>
  </TitlesOfParts>
  <Company>The University of Liverpool</Company>
  <LinksUpToDate>false</LinksUpToDate>
  <CharactersWithSpaces>79192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Green, Mark</dc:creator>
  <cp:keywords/>
  <dc:description/>
  <cp:lastModifiedBy>Jonathan Minton</cp:lastModifiedBy>
  <cp:revision>3</cp:revision>
  <dcterms:created xsi:type="dcterms:W3CDTF">2016-08-05T15:32:00Z</dcterms:created>
  <dcterms:modified xsi:type="dcterms:W3CDTF">2016-08-05T15:57:00Z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markagreen14@gmail.com@www.mendeley.com</vt:lpwstr>
  </property>
  <property fmtid="{D5CDD505-2E9C-101B-9397-08002B2CF9AE}" pid="4" name="Mendeley Citation Style_1">
    <vt:lpwstr>http://www.zotero.org/styles/harvard1</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16th edition (author-date)</vt:lpwstr>
  </property>
  <property fmtid="{D5CDD505-2E9C-101B-9397-08002B2CF9AE}" pid="13" name="Mendeley Recent Style Id 4_1">
    <vt:lpwstr>http://www.zotero.org/styles/harvard1</vt:lpwstr>
  </property>
  <property fmtid="{D5CDD505-2E9C-101B-9397-08002B2CF9AE}" pid="14" name="Mendeley Recent Style Name 4_1">
    <vt:lpwstr>Harvard Reference format 1 (author-date)</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http://www.zotero.org/styles/modern-language-association</vt:lpwstr>
  </property>
  <property fmtid="{D5CDD505-2E9C-101B-9397-08002B2CF9AE}" pid="20" name="Mendeley Recent Style Name 7_1">
    <vt:lpwstr>Modern Language Association 7th edition</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y fmtid="{D5CDD505-2E9C-101B-9397-08002B2CF9AE}" pid="23" name="Mendeley Recent Style Id 9_1">
    <vt:lpwstr>http://www.zotero.org/styles/vancouver</vt:lpwstr>
  </property>
  <property fmtid="{D5CDD505-2E9C-101B-9397-08002B2CF9AE}" pid="24" name="Mendeley Recent Style Name 9_1">
    <vt:lpwstr>Vancouver</vt:lpwstr>
  </property>
</Properties>
</file>